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0AD1484" w:rsidP="1343EB45" w:rsidRDefault="50AD1484" w14:paraId="0C90B270" w14:textId="13803310">
      <w:pPr>
        <w:pStyle w:val="Title"/>
      </w:pPr>
      <w:r>
        <w:t xml:space="preserve">Db2 and TLS: Part 1 – TLS on the Db2 </w:t>
      </w:r>
      <w:r w:rsidR="64CCA34E">
        <w:t>S</w:t>
      </w:r>
      <w:r>
        <w:t>erver</w:t>
      </w:r>
    </w:p>
    <w:p w:rsidR="6FDAA730" w:rsidP="1343EB45" w:rsidRDefault="6FDAA730" w14:paraId="7BC64134" w14:textId="74106EA6">
      <w:pPr>
        <w:spacing w:after="240"/>
        <w:rPr>
          <w:rFonts w:ascii="Aptos" w:hAnsi="Aptos" w:eastAsia="Aptos" w:cs="Aptos"/>
        </w:rPr>
      </w:pPr>
      <w:r w:rsidRPr="1343EB45">
        <w:rPr>
          <w:rFonts w:ascii="Aptos" w:hAnsi="Aptos" w:eastAsia="Aptos" w:cs="Aptos"/>
        </w:rPr>
        <w:t>Setting up TLS in Db2 may seem like a daunting task but it doesn’t have to be.</w:t>
      </w:r>
    </w:p>
    <w:p w:rsidR="39E2080C" w:rsidP="1343EB45" w:rsidRDefault="2269AA37" w14:paraId="2D7A96A7" w14:textId="0F9CD3BF">
      <w:pPr>
        <w:spacing w:after="240"/>
      </w:pPr>
      <w:r>
        <w:t xml:space="preserve">The use of </w:t>
      </w:r>
      <w:r w:rsidR="5EC97ADF">
        <w:t>Transport Layer Security (TLS)</w:t>
      </w:r>
      <w:r>
        <w:t>, the industry standard</w:t>
      </w:r>
      <w:r w:rsidR="640B4305">
        <w:t xml:space="preserve"> for </w:t>
      </w:r>
      <w:r w:rsidR="45836287">
        <w:t>the encryption of data in transit,</w:t>
      </w:r>
      <w:r>
        <w:t xml:space="preserve"> has exploded over the past decade</w:t>
      </w:r>
      <w:r w:rsidR="608FFDBE">
        <w:t>.</w:t>
      </w:r>
      <w:r w:rsidR="201421A5">
        <w:t xml:space="preserve"> </w:t>
      </w:r>
      <w:r w:rsidR="20B9CDDB">
        <w:t xml:space="preserve">Db2 has supported TLS for a long time now, </w:t>
      </w:r>
      <w:r w:rsidR="2E55E6EB">
        <w:t>with TLS 1.2 and TLS 1.3 being the current</w:t>
      </w:r>
      <w:r w:rsidR="5BB49830">
        <w:t>ly</w:t>
      </w:r>
      <w:r w:rsidR="2E55E6EB">
        <w:t xml:space="preserve"> supported versions. All it takes are a few extra steps</w:t>
      </w:r>
      <w:r w:rsidR="11C7D372">
        <w:t>,</w:t>
      </w:r>
      <w:r w:rsidR="2E55E6EB">
        <w:t xml:space="preserve"> and your datab</w:t>
      </w:r>
      <w:r w:rsidR="28A8BBA0">
        <w:t xml:space="preserve">ase and applications will be </w:t>
      </w:r>
      <w:r w:rsidR="04488ECE">
        <w:t>securely</w:t>
      </w:r>
      <w:r w:rsidR="28A8BBA0">
        <w:t xml:space="preserve"> talking on the network.</w:t>
      </w:r>
    </w:p>
    <w:p w:rsidR="21C33AB6" w:rsidP="138AF6DA" w:rsidRDefault="05259789" w14:paraId="6B71FF79" w14:textId="10856E06">
      <w:pPr>
        <w:spacing w:after="240"/>
      </w:pPr>
      <w:r>
        <w:t xml:space="preserve">In this first part of a series of blogs, we will break </w:t>
      </w:r>
      <w:r w:rsidR="486D11D6">
        <w:t>down common TLS</w:t>
      </w:r>
      <w:r w:rsidR="05D0C20A">
        <w:t xml:space="preserve"> </w:t>
      </w:r>
      <w:r w:rsidR="6AF2DF65">
        <w:t>scenarios you may encounter with Db2</w:t>
      </w:r>
      <w:r w:rsidR="486D11D6">
        <w:t xml:space="preserve">, </w:t>
      </w:r>
      <w:r w:rsidR="46142753">
        <w:t>potential mistakes that can be made</w:t>
      </w:r>
      <w:r w:rsidR="486D11D6">
        <w:t xml:space="preserve">, and how you as a database administrator </w:t>
      </w:r>
      <w:r w:rsidR="0CEC16E4">
        <w:t xml:space="preserve">can </w:t>
      </w:r>
      <w:r w:rsidR="486D11D6">
        <w:t>resolve them.</w:t>
      </w:r>
      <w:r w:rsidR="55F74692">
        <w:t xml:space="preserve"> </w:t>
      </w:r>
      <w:r w:rsidR="70B0328E">
        <w:t xml:space="preserve">While we will briefly summarize important </w:t>
      </w:r>
      <w:r w:rsidR="55F74692">
        <w:t>TLS concepts</w:t>
      </w:r>
      <w:r w:rsidR="5164B943">
        <w:t xml:space="preserve"> throughout this series, </w:t>
      </w:r>
      <w:r w:rsidR="11AFE60E">
        <w:t xml:space="preserve">some basic familiarity </w:t>
      </w:r>
      <w:r w:rsidR="404336AD">
        <w:t>with</w:t>
      </w:r>
      <w:r w:rsidR="0AD6DC04">
        <w:t xml:space="preserve"> these concepts</w:t>
      </w:r>
      <w:r w:rsidR="55F74692">
        <w:t xml:space="preserve"> </w:t>
      </w:r>
      <w:r w:rsidR="046BA38A">
        <w:t>is expected</w:t>
      </w:r>
      <w:r w:rsidR="03835892">
        <w:t xml:space="preserve">. </w:t>
      </w:r>
    </w:p>
    <w:p w:rsidR="21C33AB6" w:rsidP="138AF6DA" w:rsidRDefault="21C33AB6" w14:paraId="6B99233B" w14:textId="04914061">
      <w:pPr>
        <w:spacing w:after="240"/>
      </w:pPr>
      <w:r>
        <w:t xml:space="preserve">Without further delay, let’s get right into </w:t>
      </w:r>
      <w:r w:rsidR="585BAB43">
        <w:t xml:space="preserve">setting up TLS </w:t>
      </w:r>
      <w:r w:rsidR="480E91EE">
        <w:t xml:space="preserve">on our server </w:t>
      </w:r>
      <w:r w:rsidR="585BAB43">
        <w:t>for the first time.</w:t>
      </w:r>
    </w:p>
    <w:p w:rsidR="4430218B" w:rsidP="1343EB45" w:rsidRDefault="4430218B" w14:paraId="4BBEC0EB" w14:textId="5DA8A59B">
      <w:pPr>
        <w:pStyle w:val="Heading1"/>
        <w:rPr>
          <w:rFonts w:ascii="Aptos" w:hAnsi="Aptos" w:eastAsia="Aptos" w:cs="Aptos"/>
          <w:sz w:val="24"/>
          <w:szCs w:val="24"/>
        </w:rPr>
      </w:pPr>
      <w:r>
        <w:t>Configuration of the Db2 server</w:t>
      </w:r>
    </w:p>
    <w:p w:rsidR="75CDD4B9" w:rsidP="1343EB45" w:rsidRDefault="0A3B5BBB" w14:paraId="7DF20F01" w14:textId="137BCD77" w14:noSpellErr="1">
      <w:r w:rsidR="0A3B5BBB">
        <w:rPr/>
        <w:t xml:space="preserve">Configuring the </w:t>
      </w:r>
      <w:r w:rsidR="2EFD5D53">
        <w:rPr/>
        <w:t xml:space="preserve">Db2 </w:t>
      </w:r>
      <w:r w:rsidR="0A3B5BBB">
        <w:rPr/>
        <w:t xml:space="preserve">server for TLS </w:t>
      </w:r>
      <w:r w:rsidR="1B52C6CA">
        <w:rPr/>
        <w:t xml:space="preserve">is done at the instance level using the </w:t>
      </w:r>
      <w:r w:rsidR="27AFE9D4">
        <w:rPr/>
        <w:t>database manager configuration (</w:t>
      </w:r>
      <w:r w:rsidR="1B52C6CA">
        <w:rPr/>
        <w:t xml:space="preserve">DBM </w:t>
      </w:r>
      <w:r w:rsidR="1B52C6CA">
        <w:rPr/>
        <w:t>cfg</w:t>
      </w:r>
      <w:r w:rsidR="575E3897">
        <w:rPr/>
        <w:t>)</w:t>
      </w:r>
      <w:r w:rsidR="6C58F4E8">
        <w:rPr/>
        <w:t xml:space="preserve"> </w:t>
      </w:r>
      <w:r w:rsidR="22014BA2">
        <w:rPr/>
        <w:t xml:space="preserve">and </w:t>
      </w:r>
      <w:r w:rsidR="00FB4952">
        <w:rPr/>
        <w:t xml:space="preserve">the </w:t>
      </w:r>
      <w:r w:rsidRPr="6BDD72C5" w:rsidR="00FB4952">
        <w:rPr>
          <w:rFonts w:ascii="Courier New" w:hAnsi="Courier New" w:cs="Courier New"/>
          <w:sz w:val="18"/>
          <w:szCs w:val="18"/>
        </w:rPr>
        <w:t>DB2COMM</w:t>
      </w:r>
      <w:r w:rsidR="00FB4952">
        <w:rPr/>
        <w:t xml:space="preserve"> </w:t>
      </w:r>
      <w:r w:rsidR="22014BA2">
        <w:rPr/>
        <w:t>registry variable</w:t>
      </w:r>
      <w:r w:rsidR="750D9361">
        <w:rPr/>
        <w:t xml:space="preserve">. </w:t>
      </w:r>
      <w:r w:rsidR="65930853">
        <w:rPr/>
        <w:t>Specifically,</w:t>
      </w:r>
      <w:r w:rsidR="750D9361">
        <w:rPr/>
        <w:t xml:space="preserve"> </w:t>
      </w:r>
      <w:r w:rsidR="3AFA4ADC">
        <w:rPr/>
        <w:t>the</w:t>
      </w:r>
      <w:r w:rsidR="750D9361">
        <w:rPr/>
        <w:t xml:space="preserve"> following </w:t>
      </w:r>
      <w:r w:rsidR="2F1D1357">
        <w:rPr/>
        <w:t xml:space="preserve">DBM </w:t>
      </w:r>
      <w:r w:rsidR="2F1D1357">
        <w:rPr/>
        <w:t>cfg</w:t>
      </w:r>
      <w:r w:rsidR="2F1D1357">
        <w:rPr/>
        <w:t xml:space="preserve"> </w:t>
      </w:r>
      <w:r w:rsidR="750D9361">
        <w:rPr/>
        <w:t>parameters</w:t>
      </w:r>
      <w:r w:rsidR="601826E8">
        <w:rPr/>
        <w:t xml:space="preserve"> are relevant</w:t>
      </w:r>
      <w:r w:rsidR="00FB4952">
        <w:rPr/>
        <w:t xml:space="preserve"> to the configuration</w:t>
      </w:r>
      <w:r w:rsidR="750D9361">
        <w:rPr/>
        <w:t>:</w:t>
      </w:r>
    </w:p>
    <w:p w:rsidR="486277DC" w:rsidP="138AF6DA" w:rsidRDefault="00FB4952" w14:paraId="0EAC58EF" w14:textId="6DBCF3AA" w14:noSpellErr="1">
      <w:pPr>
        <w:pStyle w:val="ListParagraph"/>
        <w:numPr>
          <w:ilvl w:val="0"/>
          <w:numId w:val="6"/>
        </w:numPr>
        <w:rPr>
          <w:rFonts w:ascii="Courier New" w:hAnsi="Courier New" w:eastAsia="Courier New" w:cs="Courier New"/>
          <w:sz w:val="18"/>
          <w:szCs w:val="18"/>
        </w:rPr>
      </w:pPr>
      <w:ins w:author="Christian Garcia-Arellano" w:date="2025-10-21T17:15:00Z" w16du:dateUtc="2025-10-21T21:15:00Z" w:id="1835461474">
        <w:r>
          <w:fldChar w:fldCharType="begin"/>
        </w:r>
        <w:r w:rsidRPr="49DD0DBA">
          <w:rPr>
            <w:rFonts w:ascii="Courier New" w:hAnsi="Courier New" w:eastAsia="Courier New" w:cs="Courier New"/>
            <w:sz w:val="18"/>
            <w:szCs w:val="18"/>
          </w:rPr>
          <w:instrText xml:space="preserve">HYPERLINK "https://www.ibm.com/docs/en/db2/12.1.0?topic=dmcp-ssl-svr-keydb-ssl-key-file-path-incoming-ssl-connections-server"</w:instrText>
        </w:r>
        <w:r>
          <w:rPr>
            <w:rFonts w:ascii="Courier New" w:hAnsi="Courier New" w:eastAsia="Courier New" w:cs="Courier New"/>
            <w:sz w:val="18"/>
            <w:szCs w:val="18"/>
          </w:rPr>
        </w:r>
        <w:r w:rsidRPr="49DD0DBA">
          <w:rPr>
            <w:rFonts w:ascii="Courier New" w:hAnsi="Courier New" w:eastAsia="Courier New" w:cs="Courier New"/>
            <w:sz w:val="18"/>
            <w:szCs w:val="18"/>
          </w:rPr>
          <w:fldChar w:fldCharType="separate"/>
        </w:r>
      </w:ins>
      <w:r w:rsidRPr="00FB4952" w:rsidR="486277DC">
        <w:rPr>
          <w:rStyle w:val="Hyperlink"/>
          <w:rFonts w:ascii="Courier New" w:hAnsi="Courier New" w:eastAsia="Courier New" w:cs="Courier New"/>
          <w:sz w:val="18"/>
          <w:szCs w:val="18"/>
        </w:rPr>
        <w:t>SSL_SVR_KEYDB</w:t>
      </w:r>
      <w:ins w:author="Christian Garcia-Arellano" w:date="2025-10-21T17:15:00Z" w16du:dateUtc="2025-10-21T21:15:00Z" w:id="796740161">
        <w:r w:rsidRPr="49DD0DBA">
          <w:rPr>
            <w:rFonts w:ascii="Courier New" w:hAnsi="Courier New" w:eastAsia="Courier New" w:cs="Courier New"/>
            <w:sz w:val="18"/>
            <w:szCs w:val="18"/>
          </w:rPr>
          <w:fldChar w:fldCharType="end"/>
        </w:r>
      </w:ins>
      <w:r w:rsidR="00FB4952">
        <w:rPr>
          <w:rFonts w:ascii="Courier New" w:hAnsi="Courier New" w:eastAsia="Courier New" w:cs="Courier New"/>
          <w:sz w:val="18"/>
          <w:szCs w:val="18"/>
        </w:rPr>
        <w:t>: de</w:t>
      </w:r>
      <w:r w:rsidRPr="1F34E2F4" w:rsidR="00FB4952">
        <w:rPr>
          <w:rFonts w:ascii="Courier New" w:hAnsi="Courier New" w:eastAsia="Courier New" w:cs="Courier New"/>
          <w:sz w:val="18"/>
          <w:szCs w:val="18"/>
        </w:rPr>
        <w:t xml:space="preserve">fines the path to the keystore used by the server to store the </w:t>
      </w:r>
      <w:r w:rsidRPr="1F34E2F4" w:rsidR="1E15EA42">
        <w:rPr>
          <w:rFonts w:ascii="Courier New" w:hAnsi="Courier New" w:eastAsia="Courier New" w:cs="Courier New"/>
          <w:sz w:val="18"/>
          <w:szCs w:val="18"/>
        </w:rPr>
        <w:t xml:space="preserve">TLS </w:t>
      </w:r>
      <w:r w:rsidR="00FB4952">
        <w:rPr>
          <w:rFonts w:ascii="Courier New" w:hAnsi="Courier New" w:eastAsia="Courier New" w:cs="Courier New"/>
          <w:sz w:val="18"/>
          <w:szCs w:val="18"/>
        </w:rPr>
        <w:t xml:space="preserve">certificate. </w:t>
      </w:r>
    </w:p>
    <w:p w:rsidR="486277DC" w:rsidP="138AF6DA" w:rsidRDefault="00FB4952" w14:paraId="607D0E3B" w14:textId="0F083BB4" w14:noSpellErr="1">
      <w:pPr>
        <w:pStyle w:val="ListParagraph"/>
        <w:numPr>
          <w:ilvl w:val="0"/>
          <w:numId w:val="6"/>
        </w:numPr>
        <w:rPr>
          <w:rFonts w:ascii="Courier New" w:hAnsi="Courier New" w:eastAsia="Courier New" w:cs="Courier New"/>
          <w:sz w:val="18"/>
          <w:szCs w:val="18"/>
        </w:rPr>
      </w:pPr>
      <w:ins w:author="Christian Garcia-Arellano" w:date="2025-10-21T17:16:00Z" w16du:dateUtc="2025-10-21T21:16:00Z" w:id="990146073">
        <w:r>
          <w:fldChar w:fldCharType="begin"/>
        </w:r>
        <w:r w:rsidRPr="49DD0DBA">
          <w:rPr>
            <w:rFonts w:ascii="Courier New" w:hAnsi="Courier New" w:eastAsia="Courier New" w:cs="Courier New"/>
            <w:sz w:val="18"/>
            <w:szCs w:val="18"/>
          </w:rPr>
          <w:instrText xml:space="preserve">HYPERLINK "https://www.ibm.com/docs/en/db2/12.1.0?topic=dmcp-ssl-svr-stash-ssl-stash-file-path-incoming-ssl-connections-server"</w:instrText>
        </w:r>
        <w:r>
          <w:rPr>
            <w:rFonts w:ascii="Courier New" w:hAnsi="Courier New" w:eastAsia="Courier New" w:cs="Courier New"/>
            <w:sz w:val="18"/>
            <w:szCs w:val="18"/>
          </w:rPr>
        </w:r>
        <w:r w:rsidRPr="49DD0DBA">
          <w:rPr>
            <w:rFonts w:ascii="Courier New" w:hAnsi="Courier New" w:eastAsia="Courier New" w:cs="Courier New"/>
            <w:sz w:val="18"/>
            <w:szCs w:val="18"/>
          </w:rPr>
          <w:fldChar w:fldCharType="separate"/>
        </w:r>
      </w:ins>
      <w:r w:rsidRPr="00FB4952" w:rsidR="486277DC">
        <w:rPr>
          <w:rStyle w:val="Hyperlink"/>
          <w:rFonts w:ascii="Courier New" w:hAnsi="Courier New" w:eastAsia="Courier New" w:cs="Courier New"/>
          <w:sz w:val="18"/>
          <w:szCs w:val="18"/>
        </w:rPr>
        <w:t>SSL_SVR_STASH</w:t>
      </w:r>
      <w:ins w:author="Christian Garcia-Arellano" w:date="2025-10-21T17:16:00Z" w16du:dateUtc="2025-10-21T21:16:00Z" w:id="43042167">
        <w:r w:rsidRPr="49DD0DBA">
          <w:rPr>
            <w:rFonts w:ascii="Courier New" w:hAnsi="Courier New" w:eastAsia="Courier New" w:cs="Courier New"/>
            <w:sz w:val="18"/>
            <w:szCs w:val="18"/>
          </w:rPr>
          <w:fldChar w:fldCharType="end"/>
        </w:r>
      </w:ins>
      <w:r w:rsidR="00FB4952">
        <w:rPr>
          <w:rFonts w:ascii="Courier New" w:hAnsi="Courier New" w:eastAsia="Courier New" w:cs="Courier New"/>
          <w:sz w:val="18"/>
          <w:szCs w:val="18"/>
        </w:rPr>
        <w:t xml:space="preserve">: defines the path to the </w:t>
      </w:r>
      <w:r w:rsidR="00FB4952">
        <w:rPr>
          <w:rFonts w:ascii="Courier New" w:hAnsi="Courier New" w:eastAsia="Courier New" w:cs="Courier New"/>
          <w:sz w:val="18"/>
          <w:szCs w:val="18"/>
        </w:rPr>
        <w:t>stash file used for SSL setup.</w:t>
      </w:r>
    </w:p>
    <w:p w:rsidR="486277DC" w:rsidP="138AF6DA" w:rsidRDefault="00FB4952" w14:paraId="6230B70B" w14:textId="1C714198" w14:noSpellErr="1">
      <w:pPr>
        <w:pStyle w:val="ListParagraph"/>
        <w:numPr>
          <w:ilvl w:val="0"/>
          <w:numId w:val="6"/>
        </w:numPr>
        <w:rPr>
          <w:rFonts w:ascii="Courier New" w:hAnsi="Courier New" w:eastAsia="Courier New" w:cs="Courier New"/>
          <w:sz w:val="18"/>
          <w:szCs w:val="18"/>
        </w:rPr>
      </w:pPr>
      <w:ins w:author="Christian Garcia-Arellano" w:date="2025-10-21T17:16:00Z" w16du:dateUtc="2025-10-21T21:16:00Z" w:id="615536456">
        <w:r>
          <w:fldChar w:fldCharType="begin"/>
        </w:r>
        <w:r w:rsidRPr="49DD0DBA">
          <w:rPr>
            <w:rFonts w:ascii="Courier New" w:hAnsi="Courier New" w:eastAsia="Courier New" w:cs="Courier New"/>
            <w:sz w:val="18"/>
            <w:szCs w:val="18"/>
          </w:rPr>
          <w:instrText xml:space="preserve">HYPERLINK "https://www.ibm.com/docs/en/db2/12.1.0?topic=dmcp-ssl-svr-label-label-in-key-file-incoming-ssl-connections-server"</w:instrText>
        </w:r>
        <w:r>
          <w:rPr>
            <w:rFonts w:ascii="Courier New" w:hAnsi="Courier New" w:eastAsia="Courier New" w:cs="Courier New"/>
            <w:sz w:val="18"/>
            <w:szCs w:val="18"/>
          </w:rPr>
        </w:r>
        <w:r w:rsidRPr="49DD0DBA">
          <w:rPr>
            <w:rFonts w:ascii="Courier New" w:hAnsi="Courier New" w:eastAsia="Courier New" w:cs="Courier New"/>
            <w:sz w:val="18"/>
            <w:szCs w:val="18"/>
          </w:rPr>
          <w:fldChar w:fldCharType="separate"/>
        </w:r>
      </w:ins>
      <w:r w:rsidRPr="00FB4952" w:rsidR="486277DC">
        <w:rPr>
          <w:rStyle w:val="Hyperlink"/>
          <w:rFonts w:ascii="Courier New" w:hAnsi="Courier New" w:eastAsia="Courier New" w:cs="Courier New"/>
          <w:sz w:val="18"/>
          <w:szCs w:val="18"/>
        </w:rPr>
        <w:t>SSL_SVR_LABEL</w:t>
      </w:r>
      <w:ins w:author="Christian Garcia-Arellano" w:date="2025-10-21T17:16:00Z" w16du:dateUtc="2025-10-21T21:16:00Z" w:id="1225221741">
        <w:r w:rsidRPr="49DD0DBA">
          <w:rPr>
            <w:rFonts w:ascii="Courier New" w:hAnsi="Courier New" w:eastAsia="Courier New" w:cs="Courier New"/>
            <w:sz w:val="18"/>
            <w:szCs w:val="18"/>
          </w:rPr>
          <w:fldChar w:fldCharType="end"/>
        </w:r>
      </w:ins>
      <w:r w:rsidR="00FB4952">
        <w:rPr>
          <w:rFonts w:ascii="Courier New" w:hAnsi="Courier New" w:eastAsia="Courier New" w:cs="Courier New"/>
          <w:sz w:val="18"/>
          <w:szCs w:val="18"/>
        </w:rPr>
        <w:t>: defines the label for the SSL certificate in the keystore.</w:t>
      </w:r>
    </w:p>
    <w:p w:rsidR="486277DC" w:rsidP="138AF6DA" w:rsidRDefault="00FB4952" w14:paraId="09D06F5B" w14:textId="1795332D" w14:noSpellErr="1">
      <w:pPr>
        <w:pStyle w:val="ListParagraph"/>
        <w:numPr>
          <w:ilvl w:val="0"/>
          <w:numId w:val="6"/>
        </w:numPr>
        <w:rPr>
          <w:rFonts w:ascii="Courier New" w:hAnsi="Courier New" w:eastAsia="Courier New" w:cs="Courier New"/>
          <w:sz w:val="18"/>
          <w:szCs w:val="18"/>
        </w:rPr>
      </w:pPr>
      <w:ins w:author="Christian Garcia-Arellano" w:date="2025-10-21T17:16:00Z" w16du:dateUtc="2025-10-21T21:16:00Z" w:id="345979708">
        <w:r>
          <w:fldChar w:fldCharType="begin"/>
        </w:r>
        <w:r w:rsidRPr="49DD0DBA">
          <w:rPr>
            <w:rFonts w:ascii="Courier New" w:hAnsi="Courier New" w:eastAsia="Courier New" w:cs="Courier New"/>
            <w:sz w:val="18"/>
            <w:szCs w:val="18"/>
          </w:rPr>
          <w:instrText xml:space="preserve">HYPERLINK "https://www.ibm.com/docs/en/db2/12.1.0?topic=parameters-ssl-svcename-ssl-service-name-configuration-parameter"</w:instrText>
        </w:r>
        <w:r>
          <w:rPr>
            <w:rFonts w:ascii="Courier New" w:hAnsi="Courier New" w:eastAsia="Courier New" w:cs="Courier New"/>
            <w:sz w:val="18"/>
            <w:szCs w:val="18"/>
          </w:rPr>
        </w:r>
        <w:r w:rsidRPr="49DD0DBA">
          <w:rPr>
            <w:rFonts w:ascii="Courier New" w:hAnsi="Courier New" w:eastAsia="Courier New" w:cs="Courier New"/>
            <w:sz w:val="18"/>
            <w:szCs w:val="18"/>
          </w:rPr>
          <w:fldChar w:fldCharType="separate"/>
        </w:r>
      </w:ins>
      <w:r w:rsidRPr="00FB4952" w:rsidR="486277DC">
        <w:rPr>
          <w:rStyle w:val="Hyperlink"/>
          <w:rFonts w:ascii="Courier New" w:hAnsi="Courier New" w:eastAsia="Courier New" w:cs="Courier New"/>
          <w:sz w:val="18"/>
          <w:szCs w:val="18"/>
        </w:rPr>
        <w:t>SSL_SVCENAME</w:t>
      </w:r>
      <w:ins w:author="Christian Garcia-Arellano" w:date="2025-10-21T17:16:00Z" w16du:dateUtc="2025-10-21T21:16:00Z" w:id="384078612">
        <w:r w:rsidRPr="49DD0DBA">
          <w:rPr>
            <w:rFonts w:ascii="Courier New" w:hAnsi="Courier New" w:eastAsia="Courier New" w:cs="Courier New"/>
            <w:sz w:val="18"/>
            <w:szCs w:val="18"/>
          </w:rPr>
          <w:fldChar w:fldCharType="end"/>
        </w:r>
      </w:ins>
      <w:r w:rsidR="00FB4952">
        <w:rPr>
          <w:rFonts w:ascii="Courier New" w:hAnsi="Courier New" w:eastAsia="Courier New" w:cs="Courier New"/>
          <w:sz w:val="18"/>
          <w:szCs w:val="18"/>
        </w:rPr>
        <w:t>: defines the SSL service name or port</w:t>
      </w:r>
      <w:r w:rsidR="00FB4952">
        <w:rPr>
          <w:rFonts w:ascii="Courier New" w:hAnsi="Courier New" w:eastAsia="Courier New" w:cs="Courier New"/>
          <w:sz w:val="18"/>
          <w:szCs w:val="18"/>
        </w:rPr>
        <w:t xml:space="preserve"> number.</w:t>
      </w:r>
    </w:p>
    <w:p w:rsidRPr="00FB4952" w:rsidR="00FB4952" w:rsidP="1F34E2F4" w:rsidRDefault="001D6554" w14:paraId="26644519" w14:noSpellErr="1" w14:textId="7E8C32D6">
      <w:pPr>
        <w:rPr>
          <w:rFonts w:eastAsia="Courier New" w:cs="Courier New"/>
        </w:rPr>
      </w:pPr>
      <w:r w:rsidRPr="1F34E2F4" w:rsidR="799A76E9">
        <w:rPr>
          <w:rFonts w:eastAsia="Courier New" w:cs="Courier New"/>
        </w:rPr>
        <w:t>You may not be familiar with some of the key concepts such as keystores or stash files mentioned above, so let’s take a look at this before setting these parameters up.</w:t>
      </w:r>
      <w:r w:rsidRPr="1F34E2F4" w:rsidR="00FB4952">
        <w:rPr>
          <w:rFonts w:eastAsia="Courier New" w:cs="Courier New"/>
        </w:rPr>
        <w:t xml:space="preserve"> </w:t>
      </w:r>
    </w:p>
    <w:p w:rsidR="5D83398F" w:rsidP="1F34E2F4" w:rsidRDefault="5D83398F" w14:paraId="15BB60C1" w14:noSpellErr="1" w14:textId="07B16993">
      <w:pPr>
        <w:pStyle w:val="Heading2"/>
      </w:pPr>
      <w:bookmarkStart w:name="_Keystores" w:id="29"/>
      <w:r w:rsidR="5D83398F">
        <w:rPr/>
        <w:t>Keystore</w:t>
      </w:r>
      <w:bookmarkEnd w:id="29"/>
      <w:r w:rsidR="001447AC">
        <w:rPr/>
        <w:t xml:space="preserve"> and Stash</w:t>
      </w:r>
      <w:r w:rsidR="380B1409">
        <w:rPr/>
        <w:t xml:space="preserve"> Files</w:t>
      </w:r>
    </w:p>
    <w:p w:rsidR="5DD3912C" w:rsidP="480D2671" w:rsidRDefault="535F98F9" w14:paraId="40D87EAE" w14:textId="7D0A7FD6" w14:noSpellErr="1">
      <w:r w:rsidR="535F98F9">
        <w:rPr/>
        <w:t>TLS uses object</w:t>
      </w:r>
      <w:r w:rsidR="0165C93E">
        <w:rPr/>
        <w:t>s</w:t>
      </w:r>
      <w:r w:rsidR="535F98F9">
        <w:rPr/>
        <w:t xml:space="preserve"> called certificates, which serve to represent the identity of your server during the TLS handshake</w:t>
      </w:r>
      <w:r w:rsidR="23F5A009">
        <w:rPr/>
        <w:t>.</w:t>
      </w:r>
      <w:r w:rsidR="30864B5B">
        <w:rPr/>
        <w:t xml:space="preserve"> </w:t>
      </w:r>
      <w:r w:rsidR="7650428D">
        <w:rPr/>
        <w:t xml:space="preserve"> </w:t>
      </w:r>
      <w:r w:rsidR="227DC865">
        <w:rPr/>
        <w:t xml:space="preserve">The handshake </w:t>
      </w:r>
      <w:r w:rsidR="7650428D">
        <w:rPr/>
        <w:t>is a</w:t>
      </w:r>
      <w:r w:rsidR="6BE9A315">
        <w:rPr/>
        <w:t xml:space="preserve"> negotiation</w:t>
      </w:r>
      <w:r w:rsidR="30864B5B">
        <w:rPr/>
        <w:t xml:space="preserve"> process </w:t>
      </w:r>
      <w:r w:rsidR="7DF2D4BC">
        <w:rPr/>
        <w:t xml:space="preserve">to </w:t>
      </w:r>
      <w:r w:rsidR="7DF2D4BC">
        <w:rPr/>
        <w:t>establish</w:t>
      </w:r>
      <w:r w:rsidR="30864B5B">
        <w:rPr/>
        <w:t xml:space="preserve"> a secure session between the client and the server. </w:t>
      </w:r>
      <w:r w:rsidR="3374994D">
        <w:rPr/>
        <w:t>C</w:t>
      </w:r>
      <w:r w:rsidR="30864B5B">
        <w:rPr/>
        <w:t xml:space="preserve">ertificates are stored in a </w:t>
      </w:r>
      <w:r w:rsidRPr="6BDD72C5" w:rsidR="30864B5B">
        <w:rPr>
          <w:i w:val="1"/>
          <w:iCs w:val="1"/>
        </w:rPr>
        <w:t>keystore</w:t>
      </w:r>
      <w:r w:rsidRPr="6BDD72C5" w:rsidR="62A5DDDB">
        <w:rPr>
          <w:i w:val="1"/>
          <w:iCs w:val="1"/>
        </w:rPr>
        <w:t>.</w:t>
      </w:r>
      <w:r w:rsidR="62A5DDDB">
        <w:rPr/>
        <w:t xml:space="preserve"> </w:t>
      </w:r>
      <w:r w:rsidR="28FE0B4C">
        <w:rPr/>
        <w:t xml:space="preserve">TLS </w:t>
      </w:r>
      <w:r w:rsidR="6E66BC4E">
        <w:rPr/>
        <w:t>k</w:t>
      </w:r>
      <w:r w:rsidR="7F8B6474">
        <w:rPr/>
        <w:t xml:space="preserve">eystores </w:t>
      </w:r>
      <w:r w:rsidR="1A56F0A8">
        <w:rPr/>
        <w:t>for</w:t>
      </w:r>
      <w:r w:rsidR="7F8B6474">
        <w:rPr/>
        <w:t xml:space="preserve"> Db2 are</w:t>
      </w:r>
      <w:r w:rsidR="420B988E">
        <w:rPr/>
        <w:t xml:space="preserve"> usually</w:t>
      </w:r>
      <w:r w:rsidR="7F8B6474">
        <w:rPr/>
        <w:t xml:space="preserve"> created using </w:t>
      </w:r>
      <w:hyperlink r:id="Rf3f4815f28e74b43">
        <w:r w:rsidRPr="6BDD72C5" w:rsidR="7F8B6474">
          <w:rPr>
            <w:rStyle w:val="Hyperlink"/>
          </w:rPr>
          <w:t>GSKit</w:t>
        </w:r>
      </w:hyperlink>
      <w:r w:rsidR="16D9F891">
        <w:rPr/>
        <w:t xml:space="preserve">, an IBM </w:t>
      </w:r>
      <w:r w:rsidR="5B37EEB6">
        <w:rPr/>
        <w:t xml:space="preserve">cryptographic and key management </w:t>
      </w:r>
      <w:r w:rsidR="4EC29803">
        <w:rPr/>
        <w:t>provider</w:t>
      </w:r>
      <w:r w:rsidR="5B37EEB6">
        <w:rPr/>
        <w:t xml:space="preserve">. To create a keystore, </w:t>
      </w:r>
      <w:r w:rsidR="7F8B6474">
        <w:rPr/>
        <w:t>us</w:t>
      </w:r>
      <w:r w:rsidR="118B7833">
        <w:rPr/>
        <w:t>e</w:t>
      </w:r>
      <w:r w:rsidR="7F8B6474">
        <w:rPr/>
        <w:t xml:space="preserve"> the following command:</w:t>
      </w:r>
    </w:p>
    <w:p w:rsidR="28287054" w:rsidP="480D2671" w:rsidRDefault="7F8B6474" w14:paraId="73C3D07A" w14:textId="61D8F428">
      <w:pPr>
        <w:rPr>
          <w:rFonts w:ascii="Courier New" w:hAnsi="Courier New" w:eastAsia="Courier New" w:cs="Courier New"/>
          <w:sz w:val="18"/>
          <w:szCs w:val="18"/>
        </w:rPr>
      </w:pPr>
      <w:r w:rsidRPr="480D2671">
        <w:rPr>
          <w:rFonts w:ascii="Courier New" w:hAnsi="Courier New" w:eastAsia="Courier New" w:cs="Courier New"/>
          <w:sz w:val="18"/>
          <w:szCs w:val="18"/>
        </w:rPr>
        <w:t>gsk8capicmd_64 –</w:t>
      </w:r>
      <w:proofErr w:type="spellStart"/>
      <w:r w:rsidRPr="480D2671">
        <w:rPr>
          <w:rFonts w:ascii="Courier New" w:hAnsi="Courier New" w:eastAsia="Courier New" w:cs="Courier New"/>
          <w:sz w:val="18"/>
          <w:szCs w:val="18"/>
        </w:rPr>
        <w:t>keydb</w:t>
      </w:r>
      <w:proofErr w:type="spellEnd"/>
      <w:r w:rsidRPr="480D2671">
        <w:rPr>
          <w:rFonts w:ascii="Courier New" w:hAnsi="Courier New" w:eastAsia="Courier New" w:cs="Courier New"/>
          <w:sz w:val="18"/>
          <w:szCs w:val="18"/>
        </w:rPr>
        <w:t xml:space="preserve"> –create –</w:t>
      </w:r>
      <w:proofErr w:type="spellStart"/>
      <w:r w:rsidRPr="480D2671">
        <w:rPr>
          <w:rFonts w:ascii="Courier New" w:hAnsi="Courier New" w:eastAsia="Courier New" w:cs="Courier New"/>
          <w:sz w:val="18"/>
          <w:szCs w:val="18"/>
        </w:rPr>
        <w:t>db</w:t>
      </w:r>
      <w:proofErr w:type="spellEnd"/>
      <w:r w:rsidRPr="480D2671">
        <w:rPr>
          <w:rFonts w:ascii="Courier New" w:hAnsi="Courier New" w:eastAsia="Courier New" w:cs="Courier New"/>
          <w:sz w:val="18"/>
          <w:szCs w:val="18"/>
        </w:rPr>
        <w:t xml:space="preserve"> </w:t>
      </w:r>
      <w:r w:rsidRPr="480D2671" w:rsidR="4A332D77">
        <w:rPr>
          <w:rFonts w:ascii="Courier New" w:hAnsi="Courier New" w:eastAsia="Courier New" w:cs="Courier New"/>
          <w:sz w:val="18"/>
          <w:szCs w:val="18"/>
        </w:rPr>
        <w:t>/home/db2inst1/</w:t>
      </w:r>
      <w:proofErr w:type="gramStart"/>
      <w:r w:rsidRPr="480D2671" w:rsidR="4A332D77">
        <w:rPr>
          <w:rFonts w:ascii="Courier New" w:hAnsi="Courier New" w:eastAsia="Courier New" w:cs="Courier New"/>
          <w:sz w:val="18"/>
          <w:szCs w:val="18"/>
        </w:rPr>
        <w:t>server.p</w:t>
      </w:r>
      <w:proofErr w:type="gramEnd"/>
      <w:r w:rsidRPr="480D2671" w:rsidR="4A332D77">
        <w:rPr>
          <w:rFonts w:ascii="Courier New" w:hAnsi="Courier New" w:eastAsia="Courier New" w:cs="Courier New"/>
          <w:sz w:val="18"/>
          <w:szCs w:val="18"/>
        </w:rPr>
        <w:t>12</w:t>
      </w:r>
      <w:r w:rsidRPr="480D2671" w:rsidR="026CAC3F">
        <w:rPr>
          <w:rFonts w:ascii="Courier New" w:hAnsi="Courier New" w:eastAsia="Courier New" w:cs="Courier New"/>
          <w:sz w:val="18"/>
          <w:szCs w:val="18"/>
        </w:rPr>
        <w:t xml:space="preserve"> </w:t>
      </w:r>
      <w:r w:rsidRPr="480D2671">
        <w:rPr>
          <w:rFonts w:ascii="Courier New" w:hAnsi="Courier New" w:eastAsia="Courier New" w:cs="Courier New"/>
          <w:sz w:val="18"/>
          <w:szCs w:val="18"/>
        </w:rPr>
        <w:t>-pw &lt;password&gt; -stash</w:t>
      </w:r>
    </w:p>
    <w:p w:rsidR="28287054" w:rsidP="480D2671" w:rsidRDefault="7F8B6474" w14:paraId="6F9989D4" w14:textId="7E5E7BBB" w14:noSpellErr="1">
      <w:r w:rsidR="7F8B6474">
        <w:rPr/>
        <w:t>This command will create a</w:t>
      </w:r>
      <w:r w:rsidR="19C464EA">
        <w:rPr/>
        <w:t xml:space="preserve"> </w:t>
      </w:r>
      <w:r w:rsidR="7F8B6474">
        <w:rPr/>
        <w:t xml:space="preserve">keystore </w:t>
      </w:r>
      <w:r w:rsidR="590C338E">
        <w:rPr/>
        <w:t xml:space="preserve">at </w:t>
      </w:r>
      <w:r w:rsidRPr="6BDD72C5" w:rsidR="31C4C8C7">
        <w:rPr>
          <w:rFonts w:ascii="Courier New" w:hAnsi="Courier New" w:eastAsia="Courier New" w:cs="Courier New"/>
          <w:sz w:val="18"/>
          <w:szCs w:val="18"/>
        </w:rPr>
        <w:t>/home/db2inst1/</w:t>
      </w:r>
      <w:r w:rsidRPr="6BDD72C5" w:rsidR="31C4C8C7">
        <w:rPr>
          <w:rFonts w:ascii="Courier New" w:hAnsi="Courier New" w:eastAsia="Courier New" w:cs="Courier New"/>
          <w:sz w:val="18"/>
          <w:szCs w:val="18"/>
        </w:rPr>
        <w:t>server.p</w:t>
      </w:r>
      <w:r w:rsidRPr="6BDD72C5" w:rsidR="31C4C8C7">
        <w:rPr>
          <w:rFonts w:ascii="Courier New" w:hAnsi="Courier New" w:eastAsia="Courier New" w:cs="Courier New"/>
          <w:sz w:val="18"/>
          <w:szCs w:val="18"/>
        </w:rPr>
        <w:t>12</w:t>
      </w:r>
      <w:r w:rsidR="590C338E">
        <w:rPr/>
        <w:t>.</w:t>
      </w:r>
      <w:r w:rsidR="7F8B6474">
        <w:rPr/>
        <w:t xml:space="preserve"> </w:t>
      </w:r>
      <w:r w:rsidR="15BDA228">
        <w:rPr/>
        <w:t>I</w:t>
      </w:r>
      <w:r w:rsidR="15BDA228">
        <w:rPr/>
        <w:t xml:space="preserve">f a path is not given, the keystore is created in the current directory. </w:t>
      </w:r>
      <w:r w:rsidR="7A1968C8">
        <w:rPr/>
        <w:t>The keystore needs to be in a location that is accessible by the instance owner and protected</w:t>
      </w:r>
      <w:r w:rsidR="1C2D563B">
        <w:rPr/>
        <w:t xml:space="preserve"> from unintended overwrites.</w:t>
      </w:r>
      <w:r w:rsidR="1C2D563B">
        <w:rPr/>
        <w:t xml:space="preserve"> For </w:t>
      </w:r>
      <w:r w:rsidR="533759BC">
        <w:rPr/>
        <w:t>example,</w:t>
      </w:r>
      <w:r w:rsidR="1C2D563B">
        <w:rPr/>
        <w:t xml:space="preserve"> the instance owner’s home directory is a good place for this</w:t>
      </w:r>
      <w:r w:rsidR="6CCA666D">
        <w:rPr/>
        <w:t xml:space="preserve">. In contrast, the instance directory is not a good place for this, since the instance directory is often recreated during an upgrade. </w:t>
      </w:r>
      <w:r w:rsidR="15BDA228">
        <w:rPr/>
        <w:t xml:space="preserve">Note the full path to your keystore for later. </w:t>
      </w:r>
    </w:p>
    <w:p w:rsidR="29DC1D99" w:rsidP="480D2671" w:rsidRDefault="7B52CF42" w14:paraId="121A1D3F" w14:textId="7B75EB6D" w14:noSpellErr="1">
      <w:r w:rsidR="7B52CF42">
        <w:rPr/>
        <w:t xml:space="preserve">The </w:t>
      </w:r>
      <w:hyperlink r:id="Rb33ee009dff54a54">
        <w:r w:rsidRPr="6BDD72C5" w:rsidR="7B52CF42">
          <w:rPr>
            <w:rStyle w:val="Hyperlink"/>
          </w:rPr>
          <w:t>format of the keystore</w:t>
        </w:r>
      </w:hyperlink>
      <w:r w:rsidR="7B52CF42">
        <w:rPr/>
        <w:t xml:space="preserve"> depends on the extension you provided </w:t>
      </w:r>
      <w:r w:rsidR="54CA84E2">
        <w:rPr/>
        <w:t>on the command</w:t>
      </w:r>
      <w:r w:rsidR="7B52CF42">
        <w:rPr/>
        <w:t xml:space="preserve">, which will be </w:t>
      </w:r>
      <w:r w:rsidR="7B52CF42">
        <w:rPr/>
        <w:t>“.p</w:t>
      </w:r>
      <w:r w:rsidR="7B52CF42">
        <w:rPr/>
        <w:t xml:space="preserve">12” for a PKCS12 keystore, or </w:t>
      </w:r>
      <w:r w:rsidR="7B52CF42">
        <w:rPr/>
        <w:t>“.</w:t>
      </w:r>
      <w:r w:rsidR="7B52CF42">
        <w:rPr/>
        <w:t>kdb</w:t>
      </w:r>
      <w:r w:rsidR="7B52CF42">
        <w:rPr/>
        <w:t>” for a KDB keystore. Alternatively, you c</w:t>
      </w:r>
      <w:r w:rsidR="0E51FE85">
        <w:rPr/>
        <w:t xml:space="preserve">an use the “-type” </w:t>
      </w:r>
      <w:r w:rsidR="0E51FE85">
        <w:rPr/>
        <w:t>option</w:t>
      </w:r>
      <w:r w:rsidR="0E51FE85">
        <w:rPr/>
        <w:t xml:space="preserve"> to </w:t>
      </w:r>
      <w:r w:rsidR="7E86BDE0">
        <w:rPr/>
        <w:t xml:space="preserve">provide </w:t>
      </w:r>
      <w:r w:rsidR="0E51FE85">
        <w:rPr/>
        <w:t xml:space="preserve">the keystore format. </w:t>
      </w:r>
      <w:r w:rsidR="7550C8A4">
        <w:rPr/>
        <w:t xml:space="preserve">We </w:t>
      </w:r>
      <w:r w:rsidR="67CE3E48">
        <w:rPr/>
        <w:t xml:space="preserve">recommend </w:t>
      </w:r>
      <w:r w:rsidR="7550C8A4">
        <w:rPr/>
        <w:t xml:space="preserve">PKCS12 keystores – </w:t>
      </w:r>
      <w:r w:rsidR="7550C8A4">
        <w:rPr/>
        <w:t>they're</w:t>
      </w:r>
      <w:r w:rsidR="7550C8A4">
        <w:rPr/>
        <w:t xml:space="preserve"> easier to work </w:t>
      </w:r>
      <w:r w:rsidR="7550C8A4">
        <w:rPr/>
        <w:t>with</w:t>
      </w:r>
      <w:r w:rsidR="7550C8A4">
        <w:rPr/>
        <w:t xml:space="preserve"> and if you run into </w:t>
      </w:r>
      <w:r w:rsidR="10C5528D">
        <w:rPr/>
        <w:t>trouble,</w:t>
      </w:r>
      <w:r w:rsidR="7550C8A4">
        <w:rPr/>
        <w:t xml:space="preserve"> they are compatible with a wider variety of </w:t>
      </w:r>
      <w:r w:rsidR="7550C8A4">
        <w:rPr/>
        <w:t xml:space="preserve">tools </w:t>
      </w:r>
      <w:r w:rsidR="1ECCF1CC">
        <w:rPr/>
        <w:t xml:space="preserve">such as OpenSSL </w:t>
      </w:r>
      <w:r w:rsidR="6F816AF7">
        <w:rPr/>
        <w:t>compared to</w:t>
      </w:r>
      <w:r w:rsidR="7550C8A4">
        <w:rPr/>
        <w:t xml:space="preserve"> KDB keystores</w:t>
      </w:r>
      <w:r w:rsidR="1A1BA7D9">
        <w:rPr/>
        <w:t>, which is an IBM proprietary format</w:t>
      </w:r>
      <w:r w:rsidR="7550C8A4">
        <w:rPr/>
        <w:t>.</w:t>
      </w:r>
    </w:p>
    <w:p w:rsidR="72438EE2" w:rsidP="480D2671" w:rsidRDefault="248007D7" w14:paraId="2C2E6F44" w14:textId="6C852845">
      <w:r w:rsidR="248007D7">
        <w:rPr/>
        <w:t xml:space="preserve">You may </w:t>
      </w:r>
      <w:r w:rsidR="516D934D">
        <w:rPr/>
        <w:t>have</w:t>
      </w:r>
      <w:r w:rsidR="248007D7">
        <w:rPr/>
        <w:t xml:space="preserve"> notice</w:t>
      </w:r>
      <w:r w:rsidR="3634F989">
        <w:rPr/>
        <w:t>d</w:t>
      </w:r>
      <w:r w:rsidR="248007D7">
        <w:rPr/>
        <w:t xml:space="preserve"> that we provided </w:t>
      </w:r>
      <w:r w:rsidR="248007D7">
        <w:rPr/>
        <w:t>a “-</w:t>
      </w:r>
      <w:r w:rsidR="248007D7">
        <w:rPr/>
        <w:t xml:space="preserve">stash” </w:t>
      </w:r>
      <w:r w:rsidR="248007D7">
        <w:rPr/>
        <w:t>option</w:t>
      </w:r>
      <w:r w:rsidR="248007D7">
        <w:rPr/>
        <w:t xml:space="preserve"> in our command. This</w:t>
      </w:r>
      <w:r w:rsidR="6F0DA2DF">
        <w:rPr/>
        <w:t xml:space="preserve"> </w:t>
      </w:r>
      <w:r w:rsidR="6F0DA2DF">
        <w:rPr/>
        <w:t>option</w:t>
      </w:r>
      <w:r w:rsidR="248007D7">
        <w:rPr/>
        <w:t xml:space="preserve"> creates a </w:t>
      </w:r>
      <w:r w:rsidRPr="6BDD72C5" w:rsidR="248007D7">
        <w:rPr>
          <w:i w:val="1"/>
          <w:iCs w:val="1"/>
        </w:rPr>
        <w:t>stash file</w:t>
      </w:r>
      <w:r w:rsidR="248007D7">
        <w:rPr/>
        <w:t xml:space="preserve"> for our keystore, which is a binary blob</w:t>
      </w:r>
      <w:r w:rsidR="242883B3">
        <w:rPr/>
        <w:t xml:space="preserve"> file</w:t>
      </w:r>
      <w:r w:rsidR="248007D7">
        <w:rPr/>
        <w:t xml:space="preserve"> that e</w:t>
      </w:r>
      <w:r w:rsidR="47EDC356">
        <w:rPr/>
        <w:t xml:space="preserve">ffectively </w:t>
      </w:r>
      <w:r w:rsidR="47EDC356">
        <w:rPr/>
        <w:t>represents</w:t>
      </w:r>
      <w:r w:rsidR="47EDC356">
        <w:rPr/>
        <w:t xml:space="preserve"> our provided password. Db2 will use this file to automatically open the keystore</w:t>
      </w:r>
      <w:r w:rsidR="6DB1C2EE">
        <w:rPr/>
        <w:t>. O</w:t>
      </w:r>
      <w:r w:rsidR="47EDC356">
        <w:rPr/>
        <w:t xml:space="preserve">therwise, </w:t>
      </w:r>
      <w:r w:rsidR="47EDC356">
        <w:rPr/>
        <w:t>you’d</w:t>
      </w:r>
      <w:r w:rsidR="47EDC356">
        <w:rPr/>
        <w:t xml:space="preserve"> have to provide </w:t>
      </w:r>
      <w:r w:rsidR="65CCC7C0">
        <w:rPr/>
        <w:t xml:space="preserve">the </w:t>
      </w:r>
      <w:r w:rsidR="65CCC7C0">
        <w:rPr/>
        <w:t>keystore’s</w:t>
      </w:r>
      <w:r w:rsidR="65CCC7C0">
        <w:rPr/>
        <w:t xml:space="preserve"> password every single time the keystore is accessed... which can be a lot! </w:t>
      </w:r>
      <w:r w:rsidR="7170333F">
        <w:rPr/>
        <w:t>In later commands to use and access the keystore, w</w:t>
      </w:r>
      <w:r w:rsidR="7170333F">
        <w:rPr/>
        <w:t xml:space="preserve">e will supply the “–stashed” </w:t>
      </w:r>
      <w:r w:rsidR="7170333F">
        <w:rPr/>
        <w:t>option</w:t>
      </w:r>
      <w:r w:rsidR="7170333F">
        <w:rPr/>
        <w:t xml:space="preserve"> </w:t>
      </w:r>
      <w:r w:rsidR="32DB3305">
        <w:rPr/>
        <w:t xml:space="preserve">on </w:t>
      </w:r>
      <w:r w:rsidR="32DB3305">
        <w:rPr/>
        <w:t>subsequent</w:t>
      </w:r>
      <w:r w:rsidR="32DB3305">
        <w:rPr/>
        <w:t xml:space="preserve"> gsk8capicmd_64 </w:t>
      </w:r>
      <w:r w:rsidR="32DB3305">
        <w:rPr/>
        <w:t>commands</w:t>
      </w:r>
      <w:r w:rsidR="32DB3305">
        <w:rPr/>
        <w:t xml:space="preserve"> </w:t>
      </w:r>
      <w:r w:rsidR="7170333F">
        <w:rPr/>
        <w:t xml:space="preserve">so we </w:t>
      </w:r>
      <w:r w:rsidR="7170333F">
        <w:rPr/>
        <w:t>don’t</w:t>
      </w:r>
      <w:r w:rsidR="7170333F">
        <w:rPr/>
        <w:t xml:space="preserve"> have to type in our password. </w:t>
      </w:r>
      <w:r w:rsidR="65CCC7C0">
        <w:rPr/>
        <w:t>This file is created in the same directory as our keystore</w:t>
      </w:r>
      <w:r w:rsidR="438F7F24">
        <w:rPr/>
        <w:t xml:space="preserve"> </w:t>
      </w:r>
      <w:r w:rsidR="3804D99D">
        <w:rPr/>
        <w:t xml:space="preserve">with the same name as our keystore, but with </w:t>
      </w:r>
      <w:r w:rsidR="3804D99D">
        <w:rPr/>
        <w:t>“.</w:t>
      </w:r>
      <w:r w:rsidR="3804D99D">
        <w:rPr/>
        <w:t>sth</w:t>
      </w:r>
      <w:r w:rsidR="3804D99D">
        <w:rPr/>
        <w:t>” as the file extension</w:t>
      </w:r>
      <w:r w:rsidR="65CCC7C0">
        <w:rPr/>
        <w:t xml:space="preserve">. </w:t>
      </w:r>
      <w:r w:rsidR="275EFAB5">
        <w:rPr/>
        <w:t xml:space="preserve">In our case, our stash file would be at </w:t>
      </w:r>
      <w:r w:rsidRPr="6BDD72C5" w:rsidR="515AD4A8">
        <w:rPr>
          <w:rFonts w:ascii="Courier New" w:hAnsi="Courier New" w:eastAsia="Courier New" w:cs="Courier New"/>
          <w:sz w:val="18"/>
          <w:szCs w:val="18"/>
        </w:rPr>
        <w:t>/home/db2inst1/</w:t>
      </w:r>
      <w:r w:rsidRPr="6BDD72C5" w:rsidR="515AD4A8">
        <w:rPr>
          <w:rFonts w:ascii="Courier New" w:hAnsi="Courier New" w:eastAsia="Courier New" w:cs="Courier New"/>
          <w:sz w:val="18"/>
          <w:szCs w:val="18"/>
        </w:rPr>
        <w:t>server.sth</w:t>
      </w:r>
      <w:r w:rsidR="275EFAB5">
        <w:rPr/>
        <w:t xml:space="preserve">. </w:t>
      </w:r>
      <w:r w:rsidR="0E762C44">
        <w:rPr/>
        <w:t>As before, n</w:t>
      </w:r>
      <w:r w:rsidR="65CCC7C0">
        <w:rPr/>
        <w:t>ote the</w:t>
      </w:r>
      <w:r w:rsidR="3B15D3E1">
        <w:rPr/>
        <w:t xml:space="preserve"> full path to the</w:t>
      </w:r>
      <w:r w:rsidR="1866C61E">
        <w:rPr/>
        <w:t xml:space="preserve"> stash file for later.</w:t>
      </w:r>
      <w:r w:rsidR="7EAF7BC1">
        <w:rPr/>
        <w:t xml:space="preserve"> </w:t>
      </w:r>
    </w:p>
    <w:p w:rsidR="2948367D" w:rsidP="480D2671" w:rsidRDefault="27DEB13A" w14:paraId="402E209C" w14:textId="11204831" w14:noSpellErr="1">
      <w:r w:rsidR="27DEB13A">
        <w:rPr/>
        <w:t>Your keystore</w:t>
      </w:r>
      <w:r w:rsidR="27F936ED">
        <w:rPr/>
        <w:t xml:space="preserve"> will </w:t>
      </w:r>
      <w:r w:rsidR="27F936ED">
        <w:rPr/>
        <w:t>contain</w:t>
      </w:r>
      <w:r w:rsidR="27F936ED">
        <w:rPr/>
        <w:t xml:space="preserve"> the certificates used for TLS, so remember to back it up. Also remember</w:t>
      </w:r>
      <w:r w:rsidR="7EAF7BC1">
        <w:rPr/>
        <w:t xml:space="preserve"> your stash </w:t>
      </w:r>
      <w:r w:rsidR="745A6513">
        <w:rPr/>
        <w:t>file whenever you back up your keystore!</w:t>
      </w:r>
    </w:p>
    <w:p w:rsidR="11BDD99F" w:rsidP="1343EB45" w:rsidRDefault="11BDD99F" w14:paraId="1B6478E5" w14:textId="7F7D284E">
      <w:r w:rsidRPr="1343EB45">
        <w:t xml:space="preserve">On Windows, Db2 supports using the native Microsoft Certificate Store. </w:t>
      </w:r>
      <w:r w:rsidRPr="1343EB45" w:rsidR="51AF4037">
        <w:t xml:space="preserve">If you choose to use this, you will not have to create a keystore and stash file. You can refer to </w:t>
      </w:r>
      <w:hyperlink r:id="rId9">
        <w:r w:rsidRPr="1343EB45" w:rsidR="51AF4037">
          <w:rPr>
            <w:rStyle w:val="Hyperlink"/>
          </w:rPr>
          <w:t>our documentation</w:t>
        </w:r>
      </w:hyperlink>
      <w:r w:rsidRPr="1343EB45" w:rsidR="51AF4037">
        <w:t xml:space="preserve"> for further information about this option.</w:t>
      </w:r>
    </w:p>
    <w:p w:rsidR="08358958" w:rsidP="138AF6DA" w:rsidRDefault="08358958" w14:paraId="69037F04" w14:noSpellErr="1" w14:textId="22244863">
      <w:r w:rsidR="08358958">
        <w:rPr/>
        <w:t xml:space="preserve">There are two other things we need: the certificate that will </w:t>
      </w:r>
      <w:r w:rsidR="08358958">
        <w:rPr/>
        <w:t>represent</w:t>
      </w:r>
      <w:r w:rsidR="08358958">
        <w:rPr/>
        <w:t xml:space="preserve"> our </w:t>
      </w:r>
      <w:r w:rsidR="08358958">
        <w:rPr/>
        <w:t>server</w:t>
      </w:r>
      <w:r w:rsidR="27CE69BF">
        <w:rPr/>
        <w:t xml:space="preserve"> and the port Db2 will listen on for TLS connections.</w:t>
      </w:r>
      <w:r w:rsidR="2933B321">
        <w:rPr/>
        <w:t xml:space="preserve"> </w:t>
      </w:r>
      <w:r w:rsidR="2933B321">
        <w:rPr/>
        <w:t>Let’s</w:t>
      </w:r>
      <w:r w:rsidR="2933B321">
        <w:rPr/>
        <w:t xml:space="preserve"> start with </w:t>
      </w:r>
      <w:r w:rsidR="32CB240D">
        <w:rPr/>
        <w:t>TLS</w:t>
      </w:r>
      <w:r w:rsidR="2933B321">
        <w:rPr/>
        <w:t xml:space="preserve"> </w:t>
      </w:r>
      <w:r w:rsidR="00BB13AD">
        <w:rPr/>
        <w:t>certificates</w:t>
      </w:r>
      <w:r w:rsidR="53964F02">
        <w:rPr/>
        <w:t>.</w:t>
      </w:r>
    </w:p>
    <w:p w:rsidR="397384E6" w:rsidP="1343EB45" w:rsidRDefault="397384E6" w14:paraId="68EB60F7" w14:noSpellErr="1" w14:textId="5C2B9EDB">
      <w:pPr>
        <w:pStyle w:val="Heading2"/>
        <w:rPr>
          <w:sz w:val="24"/>
          <w:szCs w:val="24"/>
        </w:rPr>
      </w:pPr>
      <w:r w:rsidR="397384E6">
        <w:rPr/>
        <w:t>Certificates</w:t>
      </w:r>
    </w:p>
    <w:p w:rsidR="25832753" w:rsidP="1343EB45" w:rsidRDefault="778C24EB" w14:noSpellErr="1" w14:paraId="7C41F965" w14:textId="07F57F4D">
      <w:r w:rsidR="6CB7F9F1">
        <w:rPr/>
        <w:t>Now</w:t>
      </w:r>
      <w:r w:rsidR="001447AC">
        <w:rPr/>
        <w:t xml:space="preserve"> that</w:t>
      </w:r>
      <w:r w:rsidR="001447AC">
        <w:rPr/>
        <w:t xml:space="preserve"> we have a keystore</w:t>
      </w:r>
      <w:r w:rsidR="6CB7F9F1">
        <w:rPr/>
        <w:t>, we</w:t>
      </w:r>
      <w:r w:rsidR="397384E6">
        <w:rPr/>
        <w:t xml:space="preserve"> need to create a certificate to </w:t>
      </w:r>
      <w:r w:rsidR="397384E6">
        <w:rPr/>
        <w:t>represent</w:t>
      </w:r>
      <w:r w:rsidR="397384E6">
        <w:rPr/>
        <w:t xml:space="preserve"> our server</w:t>
      </w:r>
      <w:r w:rsidR="7D9F07F5">
        <w:rPr/>
        <w:t xml:space="preserve">. This will be stored in our keystore and be accessed when </w:t>
      </w:r>
    </w:p>
    <w:p w:rsidR="25832753" w:rsidP="1343EB45" w:rsidRDefault="778C24EB" w14:paraId="4AFB2991" w14:textId="5D9EC855">
      <w:r w:rsidR="778C24EB">
        <w:rPr/>
        <w:t xml:space="preserve">Certificates and the infrastructure surrounding them are designed around a system of trust. A certificate can be trusted because there is </w:t>
      </w:r>
      <w:r w:rsidR="778C24EB">
        <w:rPr/>
        <w:t>someone/something</w:t>
      </w:r>
      <w:r w:rsidR="778C24EB">
        <w:rPr/>
        <w:t xml:space="preserve"> else vouching for </w:t>
      </w:r>
      <w:r w:rsidR="778C24EB">
        <w:rPr/>
        <w:t xml:space="preserve">it. This someone/something is called a certificate authority (CA). CAs sign certificates </w:t>
      </w:r>
      <w:r w:rsidR="778C24EB">
        <w:rPr/>
        <w:t>indicating</w:t>
      </w:r>
      <w:r w:rsidR="778C24EB">
        <w:rPr/>
        <w:t xml:space="preserve"> they</w:t>
      </w:r>
      <w:r w:rsidR="778C24EB">
        <w:rPr/>
        <w:t xml:space="preserve"> vouch for the authenticity of the certificate. The chain that gets created when CAs vouch for each </w:t>
      </w:r>
      <w:r w:rsidR="778C24EB">
        <w:rPr/>
        <w:t>other</w:t>
      </w:r>
      <w:r w:rsidR="778C24EB">
        <w:rPr/>
        <w:t xml:space="preserve"> and the endpoint certificate is called a certificate chain. When a certificate is signed by a CA, we call them CA-signed certificates.</w:t>
      </w:r>
    </w:p>
    <w:p w:rsidR="68E25791" w:rsidP="480D2671" w:rsidRDefault="68E25791" w14:paraId="4C139907" w14:noSpellErr="1" w14:textId="7D038339">
      <w:r w:rsidR="00C85119">
        <w:rPr/>
        <w:t xml:space="preserve">It is </w:t>
      </w:r>
      <w:r w:rsidR="00C85119">
        <w:rPr/>
        <w:t>good to mention here that t</w:t>
      </w:r>
      <w:r w:rsidR="778C24EB">
        <w:rPr/>
        <w:t xml:space="preserve">here is also something called a self-signed </w:t>
      </w:r>
      <w:r w:rsidR="007300B9">
        <w:rPr/>
        <w:t xml:space="preserve">certificate </w:t>
      </w:r>
      <w:r w:rsidR="007300B9">
        <w:rPr/>
        <w:t xml:space="preserve">which </w:t>
      </w:r>
      <w:r w:rsidR="778C24EB">
        <w:rPr/>
        <w:t xml:space="preserve"> are</w:t>
      </w:r>
      <w:r w:rsidR="778C24EB">
        <w:rPr/>
        <w:t xml:space="preserve"> </w:t>
      </w:r>
      <w:r w:rsidR="778C24EB">
        <w:rPr/>
        <w:t>essentially certificates</w:t>
      </w:r>
      <w:r w:rsidR="778C24EB">
        <w:rPr/>
        <w:t xml:space="preserve"> that vouch for themselves</w:t>
      </w:r>
      <w:r w:rsidR="749EF759">
        <w:rPr/>
        <w:t>.</w:t>
      </w:r>
      <w:r w:rsidR="48E64C3E">
        <w:rPr/>
        <w:t xml:space="preserve"> However, i</w:t>
      </w:r>
      <w:r w:rsidR="68E25791">
        <w:rPr/>
        <w:t xml:space="preserve">n most cases, you will </w:t>
      </w:r>
      <w:r w:rsidR="68E25791">
        <w:rPr/>
        <w:t>likely want</w:t>
      </w:r>
      <w:r w:rsidR="68E25791">
        <w:rPr/>
        <w:t xml:space="preserve"> to use a CA-signed </w:t>
      </w:r>
      <w:r w:rsidR="771FFEA3">
        <w:rPr/>
        <w:t>certificate</w:t>
      </w:r>
      <w:r w:rsidR="68E25791">
        <w:rPr/>
        <w:t xml:space="preserve">. </w:t>
      </w:r>
      <w:r w:rsidR="78369557">
        <w:rPr/>
        <w:t>For example, i</w:t>
      </w:r>
      <w:r w:rsidR="03145796">
        <w:rPr/>
        <w:t>f you have multiple clients connecting to many different databases and instances, a single CA can enable the client to form a TLS session with all databases using the same CA. If a</w:t>
      </w:r>
      <w:r w:rsidR="511E40F8">
        <w:rPr/>
        <w:t xml:space="preserve"> self-signed certificate </w:t>
      </w:r>
      <w:r w:rsidR="511E40F8">
        <w:rPr/>
        <w:t>was</w:t>
      </w:r>
      <w:r w:rsidR="511E40F8">
        <w:rPr/>
        <w:t xml:space="preserve"> used instead, each individual certificate would need to be copied over to each client. </w:t>
      </w:r>
      <w:r w:rsidR="1A4A838A">
        <w:rPr/>
        <w:t>However, a self-signed certificate may be appealing if it is in a test environment or if only one or a few insta</w:t>
      </w:r>
      <w:r w:rsidR="354A7B6C">
        <w:rPr/>
        <w:t xml:space="preserve">nces </w:t>
      </w:r>
      <w:r w:rsidR="3EDC7E8A">
        <w:rPr/>
        <w:t xml:space="preserve">and a limited number of clients </w:t>
      </w:r>
      <w:r w:rsidR="354A7B6C">
        <w:rPr/>
        <w:t>are being used.</w:t>
      </w:r>
    </w:p>
    <w:p w:rsidR="38B7A808" w:rsidP="1343EB45" w:rsidRDefault="38B7A808" w14:paraId="7FDB094E" w14:textId="0A2A6E7A">
      <w:pPr>
        <w:pStyle w:val="Heading3"/>
        <w:rPr>
          <w:sz w:val="24"/>
          <w:szCs w:val="24"/>
        </w:rPr>
      </w:pPr>
      <w:r>
        <w:t>Self-Signed certificate</w:t>
      </w:r>
    </w:p>
    <w:p w:rsidR="397384E6" w:rsidP="1343EB45" w:rsidRDefault="397384E6" w14:paraId="54AAC674" w14:textId="59C51D86">
      <w:r w:rsidRPr="1343EB45">
        <w:t xml:space="preserve">To </w:t>
      </w:r>
      <w:r w:rsidRPr="1343EB45" w:rsidR="0B275D59">
        <w:t>create a self-signed certificate</w:t>
      </w:r>
      <w:r w:rsidRPr="1343EB45">
        <w:t>, run:</w:t>
      </w:r>
    </w:p>
    <w:p w:rsidR="397384E6" w:rsidP="480D2671" w:rsidRDefault="4AF21ED9" w14:paraId="01F92BCB" w14:textId="0BCF2166">
      <w:pPr>
        <w:rPr>
          <w:rFonts w:ascii="Courier New" w:hAnsi="Courier New" w:eastAsia="Courier New" w:cs="Courier New"/>
          <w:sz w:val="18"/>
          <w:szCs w:val="18"/>
        </w:rPr>
      </w:pPr>
      <w:r w:rsidRPr="480D2671">
        <w:rPr>
          <w:rFonts w:ascii="Courier New" w:hAnsi="Courier New" w:eastAsia="Courier New" w:cs="Courier New"/>
          <w:sz w:val="18"/>
          <w:szCs w:val="18"/>
        </w:rPr>
        <w:t>gsk8capicmd_64 –cert –create –</w:t>
      </w:r>
      <w:proofErr w:type="spellStart"/>
      <w:r w:rsidRPr="480D2671">
        <w:rPr>
          <w:rFonts w:ascii="Courier New" w:hAnsi="Courier New" w:eastAsia="Courier New" w:cs="Courier New"/>
          <w:sz w:val="18"/>
          <w:szCs w:val="18"/>
        </w:rPr>
        <w:t>db</w:t>
      </w:r>
      <w:proofErr w:type="spellEnd"/>
      <w:r w:rsidRPr="480D2671">
        <w:rPr>
          <w:rFonts w:ascii="Courier New" w:hAnsi="Courier New" w:eastAsia="Courier New" w:cs="Courier New"/>
          <w:sz w:val="18"/>
          <w:szCs w:val="18"/>
        </w:rPr>
        <w:t xml:space="preserve"> </w:t>
      </w:r>
      <w:r w:rsidRPr="480D2671" w:rsidR="4A332D77">
        <w:rPr>
          <w:rFonts w:ascii="Courier New" w:hAnsi="Courier New" w:eastAsia="Courier New" w:cs="Courier New"/>
          <w:sz w:val="18"/>
          <w:szCs w:val="18"/>
        </w:rPr>
        <w:t>/home/db2inst1/</w:t>
      </w:r>
      <w:proofErr w:type="gramStart"/>
      <w:r w:rsidRPr="480D2671" w:rsidR="4A332D77">
        <w:rPr>
          <w:rFonts w:ascii="Courier New" w:hAnsi="Courier New" w:eastAsia="Courier New" w:cs="Courier New"/>
          <w:sz w:val="18"/>
          <w:szCs w:val="18"/>
        </w:rPr>
        <w:t>server.p</w:t>
      </w:r>
      <w:proofErr w:type="gramEnd"/>
      <w:r w:rsidRPr="480D2671" w:rsidR="4A332D77">
        <w:rPr>
          <w:rFonts w:ascii="Courier New" w:hAnsi="Courier New" w:eastAsia="Courier New" w:cs="Courier New"/>
          <w:sz w:val="18"/>
          <w:szCs w:val="18"/>
        </w:rPr>
        <w:t>12</w:t>
      </w:r>
      <w:r w:rsidRPr="480D2671">
        <w:rPr>
          <w:rFonts w:ascii="Courier New" w:hAnsi="Courier New" w:eastAsia="Courier New" w:cs="Courier New"/>
          <w:sz w:val="18"/>
          <w:szCs w:val="18"/>
        </w:rPr>
        <w:t xml:space="preserve"> -label</w:t>
      </w:r>
      <w:r w:rsidRPr="480D2671" w:rsidR="20CEBE2E">
        <w:rPr>
          <w:rFonts w:ascii="Courier New" w:hAnsi="Courier New" w:eastAsia="Courier New" w:cs="Courier New"/>
          <w:sz w:val="18"/>
          <w:szCs w:val="18"/>
        </w:rPr>
        <w:t xml:space="preserve"> </w:t>
      </w:r>
      <w:proofErr w:type="spellStart"/>
      <w:r w:rsidRPr="480D2671" w:rsidR="721FB559">
        <w:rPr>
          <w:rFonts w:ascii="Courier New" w:hAnsi="Courier New" w:eastAsia="Courier New" w:cs="Courier New"/>
          <w:sz w:val="18"/>
          <w:szCs w:val="18"/>
        </w:rPr>
        <w:t>mylabel</w:t>
      </w:r>
      <w:r w:rsidRPr="480D2671" w:rsidR="20CEBE2E">
        <w:rPr>
          <w:rFonts w:ascii="Courier New" w:hAnsi="Courier New" w:eastAsia="Courier New" w:cs="Courier New"/>
          <w:sz w:val="18"/>
          <w:szCs w:val="18"/>
        </w:rPr>
        <w:t>-dn</w:t>
      </w:r>
      <w:proofErr w:type="spellEnd"/>
      <w:r w:rsidRPr="480D2671" w:rsidR="20CEBE2E">
        <w:rPr>
          <w:rFonts w:ascii="Courier New" w:hAnsi="Courier New" w:eastAsia="Courier New" w:cs="Courier New"/>
          <w:sz w:val="18"/>
          <w:szCs w:val="18"/>
        </w:rPr>
        <w:t xml:space="preserve"> ‘</w:t>
      </w:r>
      <w:proofErr w:type="spellStart"/>
      <w:r w:rsidRPr="480D2671" w:rsidR="20CEBE2E">
        <w:rPr>
          <w:rFonts w:ascii="Courier New" w:hAnsi="Courier New" w:eastAsia="Courier New" w:cs="Courier New"/>
          <w:sz w:val="18"/>
          <w:szCs w:val="18"/>
        </w:rPr>
        <w:t>cn</w:t>
      </w:r>
      <w:proofErr w:type="spellEnd"/>
      <w:r w:rsidRPr="480D2671" w:rsidR="20CEBE2E">
        <w:rPr>
          <w:rFonts w:ascii="Courier New" w:hAnsi="Courier New" w:eastAsia="Courier New" w:cs="Courier New"/>
          <w:sz w:val="18"/>
          <w:szCs w:val="18"/>
        </w:rPr>
        <w:t>=</w:t>
      </w:r>
      <w:r w:rsidRPr="480D2671" w:rsidR="7D38F6CB">
        <w:rPr>
          <w:rFonts w:ascii="Courier New" w:hAnsi="Courier New" w:eastAsia="Courier New" w:cs="Courier New"/>
          <w:sz w:val="18"/>
          <w:szCs w:val="18"/>
        </w:rPr>
        <w:t>Test’ -</w:t>
      </w:r>
      <w:r w:rsidRPr="480D2671" w:rsidR="53A33B87">
        <w:rPr>
          <w:rFonts w:ascii="Courier New" w:hAnsi="Courier New" w:eastAsia="Courier New" w:cs="Courier New"/>
          <w:sz w:val="18"/>
          <w:szCs w:val="18"/>
        </w:rPr>
        <w:t>s</w:t>
      </w:r>
      <w:r w:rsidRPr="480D2671" w:rsidR="7D38F6CB">
        <w:rPr>
          <w:rFonts w:ascii="Courier New" w:hAnsi="Courier New" w:eastAsia="Courier New" w:cs="Courier New"/>
          <w:sz w:val="18"/>
          <w:szCs w:val="18"/>
        </w:rPr>
        <w:t>tashed</w:t>
      </w:r>
    </w:p>
    <w:p w:rsidR="7B930BE4" w:rsidP="480D2671" w:rsidRDefault="7D38F6CB" w14:paraId="4EF00CA6" w14:textId="0A113FCC">
      <w:r w:rsidRPr="480D2671">
        <w:t xml:space="preserve">This will create a certificate with the label </w:t>
      </w:r>
      <w:r w:rsidRPr="480D2671" w:rsidR="7B6FCD2F">
        <w:t>“</w:t>
      </w:r>
      <w:proofErr w:type="spellStart"/>
      <w:r w:rsidRPr="480D2671" w:rsidR="37498E73">
        <w:t>mylabel</w:t>
      </w:r>
      <w:proofErr w:type="spellEnd"/>
      <w:r w:rsidRPr="480D2671" w:rsidR="7B6FCD2F">
        <w:t xml:space="preserve">” in the keystore </w:t>
      </w:r>
      <w:r w:rsidRPr="480D2671" w:rsidR="7103C103">
        <w:t>“</w:t>
      </w:r>
      <w:r w:rsidRPr="480D2671" w:rsidR="4A332D77">
        <w:rPr>
          <w:rFonts w:ascii="Courier New" w:hAnsi="Courier New" w:eastAsia="Courier New" w:cs="Courier New"/>
          <w:sz w:val="18"/>
          <w:szCs w:val="18"/>
        </w:rPr>
        <w:t>/home/db2inst1/</w:t>
      </w:r>
      <w:proofErr w:type="gramStart"/>
      <w:r w:rsidRPr="480D2671" w:rsidR="4A332D77">
        <w:rPr>
          <w:rFonts w:ascii="Courier New" w:hAnsi="Courier New" w:eastAsia="Courier New" w:cs="Courier New"/>
          <w:sz w:val="18"/>
          <w:szCs w:val="18"/>
        </w:rPr>
        <w:t>server.p</w:t>
      </w:r>
      <w:proofErr w:type="gramEnd"/>
      <w:r w:rsidRPr="480D2671" w:rsidR="4A332D77">
        <w:rPr>
          <w:rFonts w:ascii="Courier New" w:hAnsi="Courier New" w:eastAsia="Courier New" w:cs="Courier New"/>
          <w:sz w:val="18"/>
          <w:szCs w:val="18"/>
        </w:rPr>
        <w:t>12</w:t>
      </w:r>
      <w:r w:rsidRPr="480D2671" w:rsidR="413E185D">
        <w:t>”</w:t>
      </w:r>
      <w:r w:rsidRPr="480D2671" w:rsidR="7B6FCD2F">
        <w:t xml:space="preserve">. </w:t>
      </w:r>
      <w:r w:rsidRPr="480D2671" w:rsidR="00F6AD37">
        <w:t>The “-</w:t>
      </w:r>
      <w:proofErr w:type="spellStart"/>
      <w:r w:rsidRPr="480D2671" w:rsidR="00F6AD37">
        <w:t>dn</w:t>
      </w:r>
      <w:proofErr w:type="spellEnd"/>
      <w:r w:rsidRPr="480D2671" w:rsidR="00F6AD37">
        <w:t>” option provides the distinct name of our certificate – the only required part of this name is “CN”.</w:t>
      </w:r>
    </w:p>
    <w:p w:rsidR="0BB743CF" w:rsidP="1343EB45" w:rsidRDefault="0BB743CF" w14:paraId="4651D3ED" w14:textId="55621A26">
      <w:r w:rsidRPr="1343EB45">
        <w:t>TLS certificates have a public key and a private key. This is important</w:t>
      </w:r>
      <w:r w:rsidRPr="1343EB45" w:rsidR="31A480D1">
        <w:t>; t</w:t>
      </w:r>
      <w:r w:rsidRPr="1343EB45">
        <w:t>he server must have both</w:t>
      </w:r>
      <w:r w:rsidRPr="1343EB45" w:rsidR="7F6D4FF0">
        <w:t xml:space="preserve">. </w:t>
      </w:r>
      <w:r w:rsidRPr="1343EB45" w:rsidR="44115D5D">
        <w:t>You can check by listing the certificates in the keystore:</w:t>
      </w:r>
    </w:p>
    <w:p w:rsidR="44115D5D" w:rsidP="1343EB45" w:rsidRDefault="44115D5D" w14:paraId="3B2D9593" w14:textId="477889B0">
      <w:pPr>
        <w:rPr>
          <w:rFonts w:ascii="Courier New" w:hAnsi="Courier New" w:eastAsia="Courier New" w:cs="Courier New"/>
          <w:sz w:val="18"/>
          <w:szCs w:val="18"/>
        </w:rPr>
      </w:pPr>
      <w:r w:rsidRPr="1343EB45">
        <w:rPr>
          <w:rFonts w:ascii="Courier New" w:hAnsi="Courier New" w:eastAsia="Courier New" w:cs="Courier New"/>
          <w:sz w:val="18"/>
          <w:szCs w:val="18"/>
        </w:rPr>
        <w:t>gsk8capicmd_64 –cert –list –</w:t>
      </w:r>
      <w:proofErr w:type="spellStart"/>
      <w:r w:rsidRPr="1343EB45">
        <w:rPr>
          <w:rFonts w:ascii="Courier New" w:hAnsi="Courier New" w:eastAsia="Courier New" w:cs="Courier New"/>
          <w:sz w:val="18"/>
          <w:szCs w:val="18"/>
        </w:rPr>
        <w:t>db</w:t>
      </w:r>
      <w:proofErr w:type="spellEnd"/>
      <w:r w:rsidRPr="1343EB45">
        <w:rPr>
          <w:rFonts w:ascii="Courier New" w:hAnsi="Courier New" w:eastAsia="Courier New" w:cs="Courier New"/>
          <w:sz w:val="18"/>
          <w:szCs w:val="18"/>
        </w:rPr>
        <w:t xml:space="preserve"> path/to/</w:t>
      </w:r>
      <w:proofErr w:type="gramStart"/>
      <w:r w:rsidRPr="1343EB45">
        <w:rPr>
          <w:rFonts w:ascii="Courier New" w:hAnsi="Courier New" w:eastAsia="Courier New" w:cs="Courier New"/>
          <w:sz w:val="18"/>
          <w:szCs w:val="18"/>
        </w:rPr>
        <w:t>server.p</w:t>
      </w:r>
      <w:proofErr w:type="gramEnd"/>
      <w:r w:rsidRPr="1343EB45">
        <w:rPr>
          <w:rFonts w:ascii="Courier New" w:hAnsi="Courier New" w:eastAsia="Courier New" w:cs="Courier New"/>
          <w:sz w:val="18"/>
          <w:szCs w:val="18"/>
        </w:rPr>
        <w:t>12 -stashed</w:t>
      </w:r>
    </w:p>
    <w:p w:rsidR="44115D5D" w:rsidP="1343EB45" w:rsidRDefault="44115D5D" w14:paraId="4641739B" w14:textId="0B2D6211">
      <w:r w:rsidRPr="1343EB45">
        <w:t>This will give output looking like this:</w:t>
      </w:r>
    </w:p>
    <w:p w:rsidR="44115D5D" w:rsidP="1343EB45" w:rsidRDefault="44115D5D" w14:paraId="389EA25A" w14:textId="3328EF8F">
      <w:pPr>
        <w:spacing w:after="240"/>
        <w:rPr>
          <w:rFonts w:ascii="Courier New" w:hAnsi="Courier New" w:eastAsia="Courier New" w:cs="Courier New"/>
          <w:sz w:val="18"/>
          <w:szCs w:val="18"/>
        </w:rPr>
      </w:pPr>
      <w:r w:rsidRPr="1343EB45">
        <w:rPr>
          <w:rFonts w:ascii="Courier New" w:hAnsi="Courier New" w:eastAsia="Courier New" w:cs="Courier New"/>
          <w:sz w:val="18"/>
          <w:szCs w:val="18"/>
        </w:rPr>
        <w:t>Certificates found</w:t>
      </w:r>
    </w:p>
    <w:p w:rsidR="44115D5D" w:rsidP="1343EB45" w:rsidRDefault="44115D5D" w14:paraId="297978E4" w14:textId="577204CB">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 </w:t>
      </w:r>
      <w:proofErr w:type="gramStart"/>
      <w:r w:rsidRPr="1343EB45">
        <w:rPr>
          <w:rFonts w:ascii="Courier New" w:hAnsi="Courier New" w:eastAsia="Courier New" w:cs="Courier New"/>
          <w:sz w:val="18"/>
          <w:szCs w:val="18"/>
        </w:rPr>
        <w:t>default</w:t>
      </w:r>
      <w:proofErr w:type="gramEnd"/>
      <w:r w:rsidRPr="1343EB45">
        <w:rPr>
          <w:rFonts w:ascii="Courier New" w:hAnsi="Courier New" w:eastAsia="Courier New" w:cs="Courier New"/>
          <w:sz w:val="18"/>
          <w:szCs w:val="18"/>
        </w:rPr>
        <w:t>, - personal</w:t>
      </w:r>
      <w:proofErr w:type="gramStart"/>
      <w:r w:rsidRPr="1343EB45">
        <w:rPr>
          <w:rFonts w:ascii="Courier New" w:hAnsi="Courier New" w:eastAsia="Courier New" w:cs="Courier New"/>
          <w:sz w:val="18"/>
          <w:szCs w:val="18"/>
        </w:rPr>
        <w:t>, !</w:t>
      </w:r>
      <w:proofErr w:type="gramEnd"/>
      <w:r w:rsidRPr="1343EB45">
        <w:rPr>
          <w:rFonts w:ascii="Courier New" w:hAnsi="Courier New" w:eastAsia="Courier New" w:cs="Courier New"/>
          <w:sz w:val="18"/>
          <w:szCs w:val="18"/>
        </w:rPr>
        <w:t xml:space="preserve"> trusted, # secret key</w:t>
      </w:r>
    </w:p>
    <w:p w:rsidR="44115D5D" w:rsidP="1343EB45" w:rsidRDefault="44115D5D" w14:paraId="364A4AD9" w14:textId="6FF5A353">
      <w:pPr>
        <w:spacing w:after="0"/>
        <w:rPr>
          <w:rFonts w:ascii="Courier New" w:hAnsi="Courier New" w:eastAsia="Courier New" w:cs="Courier New"/>
          <w:b/>
          <w:bCs/>
          <w:sz w:val="18"/>
          <w:szCs w:val="18"/>
        </w:rPr>
      </w:pPr>
      <w:r w:rsidRPr="1343EB45">
        <w:rPr>
          <w:rFonts w:ascii="Courier New" w:hAnsi="Courier New" w:eastAsia="Courier New" w:cs="Courier New"/>
          <w:b/>
          <w:bCs/>
          <w:sz w:val="18"/>
          <w:szCs w:val="18"/>
        </w:rPr>
        <w:t xml:space="preserve">-       </w:t>
      </w:r>
      <w:proofErr w:type="spellStart"/>
      <w:r w:rsidRPr="1343EB45" w:rsidR="0088E372">
        <w:rPr>
          <w:rFonts w:ascii="Courier New" w:hAnsi="Courier New" w:eastAsia="Courier New" w:cs="Courier New"/>
          <w:b/>
          <w:bCs/>
          <w:sz w:val="18"/>
          <w:szCs w:val="18"/>
        </w:rPr>
        <w:t>mylabel</w:t>
      </w:r>
      <w:proofErr w:type="spellEnd"/>
    </w:p>
    <w:p w:rsidR="1343EB45" w:rsidP="1343EB45" w:rsidRDefault="1343EB45" w14:paraId="6FA3279F" w14:textId="12B32597">
      <w:pPr>
        <w:spacing w:after="0"/>
        <w:rPr>
          <w:rFonts w:ascii="Aptos" w:hAnsi="Aptos" w:eastAsia="Aptos" w:cs="Aptos"/>
        </w:rPr>
      </w:pPr>
    </w:p>
    <w:p w:rsidR="44115D5D" w:rsidP="1343EB45" w:rsidRDefault="44115D5D" w14:paraId="43034ED1" w14:textId="4F96D0F1">
      <w:pPr>
        <w:spacing w:after="0"/>
        <w:rPr>
          <w:rFonts w:ascii="Aptos" w:hAnsi="Aptos" w:eastAsia="Aptos" w:cs="Aptos"/>
        </w:rPr>
      </w:pPr>
      <w:r w:rsidRPr="1343EB45">
        <w:rPr>
          <w:rFonts w:ascii="Aptos" w:hAnsi="Aptos" w:eastAsia="Aptos" w:cs="Aptos"/>
        </w:rPr>
        <w:t xml:space="preserve">Note the </w:t>
      </w:r>
      <w:r w:rsidRPr="1343EB45">
        <w:rPr>
          <w:rFonts w:ascii="Aptos" w:hAnsi="Aptos" w:eastAsia="Aptos" w:cs="Aptos"/>
          <w:b/>
          <w:bCs/>
        </w:rPr>
        <w:t>“-”</w:t>
      </w:r>
      <w:r w:rsidRPr="1343EB45">
        <w:rPr>
          <w:rFonts w:ascii="Aptos" w:hAnsi="Aptos" w:eastAsia="Aptos" w:cs="Aptos"/>
        </w:rPr>
        <w:t xml:space="preserve"> beside our </w:t>
      </w:r>
      <w:r w:rsidRPr="1343EB45" w:rsidR="5C3787D5">
        <w:rPr>
          <w:rFonts w:ascii="Aptos" w:hAnsi="Aptos" w:eastAsia="Aptos" w:cs="Aptos"/>
        </w:rPr>
        <w:t>“</w:t>
      </w:r>
      <w:proofErr w:type="spellStart"/>
      <w:r w:rsidRPr="1343EB45" w:rsidR="5C3787D5">
        <w:rPr>
          <w:rFonts w:ascii="Aptos" w:hAnsi="Aptos" w:eastAsia="Aptos" w:cs="Aptos"/>
        </w:rPr>
        <w:t>mylabel</w:t>
      </w:r>
      <w:proofErr w:type="spellEnd"/>
      <w:r w:rsidRPr="1343EB45" w:rsidR="5C3787D5">
        <w:rPr>
          <w:rFonts w:ascii="Aptos" w:hAnsi="Aptos" w:eastAsia="Aptos" w:cs="Aptos"/>
        </w:rPr>
        <w:t>”</w:t>
      </w:r>
      <w:r w:rsidRPr="1343EB45">
        <w:rPr>
          <w:rFonts w:ascii="Aptos" w:hAnsi="Aptos" w:eastAsia="Aptos" w:cs="Aptos"/>
        </w:rPr>
        <w:t>. This indicates that the certificate has both the public and private key in the keystore.</w:t>
      </w:r>
    </w:p>
    <w:p w:rsidR="05E41367" w:rsidP="1343EB45" w:rsidRDefault="05E41367" w14:paraId="46E4682E" w14:textId="79C117BB">
      <w:pPr>
        <w:pStyle w:val="Heading3"/>
      </w:pPr>
      <w:r w:rsidRPr="1343EB45">
        <w:t>CA-Signed Certificates</w:t>
      </w:r>
    </w:p>
    <w:p w:rsidR="331F18F1" w:rsidP="1343EB45" w:rsidRDefault="331F18F1" w14:paraId="0E004176" w14:textId="07EC523E">
      <w:r w:rsidRPr="1343EB45">
        <w:t>Db2 supports using CA-signed as well. To do this, we need to create a Certificate Signing Request</w:t>
      </w:r>
      <w:r w:rsidRPr="1343EB45" w:rsidR="4E83071A">
        <w:t>:</w:t>
      </w:r>
    </w:p>
    <w:p w:rsidR="4E83071A" w:rsidP="1343EB45" w:rsidRDefault="777467B8" w14:paraId="40C9EB73" w14:textId="70F7D89F">
      <w:pPr>
        <w:rPr>
          <w:rFonts w:ascii="Courier New" w:hAnsi="Courier New" w:eastAsia="Courier New" w:cs="Courier New"/>
          <w:sz w:val="18"/>
          <w:szCs w:val="18"/>
        </w:rPr>
      </w:pPr>
      <w:r w:rsidRPr="480D2671">
        <w:rPr>
          <w:rFonts w:ascii="Courier New" w:hAnsi="Courier New" w:eastAsia="Courier New" w:cs="Courier New"/>
          <w:sz w:val="18"/>
          <w:szCs w:val="18"/>
        </w:rPr>
        <w:t>gsk8capicmd_64 -</w:t>
      </w:r>
      <w:proofErr w:type="spellStart"/>
      <w:r w:rsidRPr="480D2671">
        <w:rPr>
          <w:rFonts w:ascii="Courier New" w:hAnsi="Courier New" w:eastAsia="Courier New" w:cs="Courier New"/>
          <w:sz w:val="18"/>
          <w:szCs w:val="18"/>
        </w:rPr>
        <w:t>certreq</w:t>
      </w:r>
      <w:proofErr w:type="spellEnd"/>
      <w:r w:rsidRPr="480D2671">
        <w:rPr>
          <w:rFonts w:ascii="Courier New" w:hAnsi="Courier New" w:eastAsia="Courier New" w:cs="Courier New"/>
          <w:sz w:val="18"/>
          <w:szCs w:val="18"/>
        </w:rPr>
        <w:t xml:space="preserve"> -create -label </w:t>
      </w:r>
      <w:proofErr w:type="spellStart"/>
      <w:r w:rsidRPr="480D2671">
        <w:rPr>
          <w:rFonts w:ascii="Courier New" w:hAnsi="Courier New" w:eastAsia="Courier New" w:cs="Courier New"/>
          <w:sz w:val="18"/>
          <w:szCs w:val="18"/>
        </w:rPr>
        <w:t>mylabel</w:t>
      </w:r>
      <w:proofErr w:type="spellEnd"/>
      <w:r w:rsidRPr="480D2671">
        <w:rPr>
          <w:rFonts w:ascii="Courier New" w:hAnsi="Courier New" w:eastAsia="Courier New" w:cs="Courier New"/>
          <w:sz w:val="18"/>
          <w:szCs w:val="18"/>
        </w:rPr>
        <w:t xml:space="preserve"> -</w:t>
      </w:r>
      <w:proofErr w:type="spellStart"/>
      <w:r w:rsidRPr="480D2671">
        <w:rPr>
          <w:rFonts w:ascii="Courier New" w:hAnsi="Courier New" w:eastAsia="Courier New" w:cs="Courier New"/>
          <w:sz w:val="18"/>
          <w:szCs w:val="18"/>
        </w:rPr>
        <w:t>db</w:t>
      </w:r>
      <w:proofErr w:type="spellEnd"/>
      <w:r w:rsidRPr="480D2671">
        <w:rPr>
          <w:rFonts w:ascii="Courier New" w:hAnsi="Courier New" w:eastAsia="Courier New" w:cs="Courier New"/>
          <w:sz w:val="18"/>
          <w:szCs w:val="18"/>
        </w:rPr>
        <w:t xml:space="preserve"> </w:t>
      </w:r>
      <w:r w:rsidRPr="480D2671" w:rsidR="4A332D77">
        <w:rPr>
          <w:rFonts w:ascii="Courier New" w:hAnsi="Courier New" w:eastAsia="Courier New" w:cs="Courier New"/>
          <w:sz w:val="18"/>
          <w:szCs w:val="18"/>
        </w:rPr>
        <w:t>/home/db2inst1/</w:t>
      </w:r>
      <w:proofErr w:type="gramStart"/>
      <w:r w:rsidRPr="480D2671" w:rsidR="4A332D77">
        <w:rPr>
          <w:rFonts w:ascii="Courier New" w:hAnsi="Courier New" w:eastAsia="Courier New" w:cs="Courier New"/>
          <w:sz w:val="18"/>
          <w:szCs w:val="18"/>
        </w:rPr>
        <w:t>server.p</w:t>
      </w:r>
      <w:proofErr w:type="gramEnd"/>
      <w:r w:rsidRPr="480D2671" w:rsidR="4A332D77">
        <w:rPr>
          <w:rFonts w:ascii="Courier New" w:hAnsi="Courier New" w:eastAsia="Courier New" w:cs="Courier New"/>
          <w:sz w:val="18"/>
          <w:szCs w:val="18"/>
        </w:rPr>
        <w:t>12</w:t>
      </w:r>
      <w:r w:rsidRPr="480D2671">
        <w:rPr>
          <w:rFonts w:ascii="Courier New" w:hAnsi="Courier New" w:eastAsia="Courier New" w:cs="Courier New"/>
          <w:sz w:val="18"/>
          <w:szCs w:val="18"/>
        </w:rPr>
        <w:t xml:space="preserve"> -stashed -file /path/to/</w:t>
      </w:r>
      <w:proofErr w:type="spellStart"/>
      <w:r w:rsidRPr="480D2671">
        <w:rPr>
          <w:rFonts w:ascii="Courier New" w:hAnsi="Courier New" w:eastAsia="Courier New" w:cs="Courier New"/>
          <w:sz w:val="18"/>
          <w:szCs w:val="18"/>
        </w:rPr>
        <w:t>mylabel.csr</w:t>
      </w:r>
      <w:proofErr w:type="spellEnd"/>
      <w:r w:rsidRPr="480D2671">
        <w:rPr>
          <w:rFonts w:ascii="Courier New" w:hAnsi="Courier New" w:eastAsia="Courier New" w:cs="Courier New"/>
          <w:sz w:val="18"/>
          <w:szCs w:val="18"/>
        </w:rPr>
        <w:t xml:space="preserve"> -</w:t>
      </w:r>
      <w:proofErr w:type="spellStart"/>
      <w:r w:rsidRPr="480D2671">
        <w:rPr>
          <w:rFonts w:ascii="Courier New" w:hAnsi="Courier New" w:eastAsia="Courier New" w:cs="Courier New"/>
          <w:sz w:val="18"/>
          <w:szCs w:val="18"/>
        </w:rPr>
        <w:t>dn</w:t>
      </w:r>
      <w:proofErr w:type="spellEnd"/>
      <w:r w:rsidRPr="480D2671">
        <w:rPr>
          <w:rFonts w:ascii="Courier New" w:hAnsi="Courier New" w:eastAsia="Courier New" w:cs="Courier New"/>
          <w:sz w:val="18"/>
          <w:szCs w:val="18"/>
        </w:rPr>
        <w:t xml:space="preserve"> 'CN=test'</w:t>
      </w:r>
    </w:p>
    <w:p w:rsidR="4E83071A" w:rsidP="1343EB45" w:rsidRDefault="4E83071A" w14:paraId="3BB30D41" w14:textId="2514C233">
      <w:r w:rsidRPr="138AF6DA">
        <w:lastRenderedPageBreak/>
        <w:t>This creates a certificate request associated with the label “</w:t>
      </w:r>
      <w:proofErr w:type="spellStart"/>
      <w:r w:rsidRPr="138AF6DA">
        <w:t>mylabel</w:t>
      </w:r>
      <w:proofErr w:type="spellEnd"/>
      <w:r w:rsidRPr="138AF6DA">
        <w:t>”. Send the resulting</w:t>
      </w:r>
      <w:r w:rsidRPr="138AF6DA">
        <w:rPr>
          <w:rFonts w:ascii="Courier New" w:hAnsi="Courier New" w:eastAsia="Courier New" w:cs="Courier New"/>
          <w:sz w:val="18"/>
          <w:szCs w:val="18"/>
        </w:rPr>
        <w:t xml:space="preserve"> /path/to/</w:t>
      </w:r>
      <w:proofErr w:type="spellStart"/>
      <w:r w:rsidRPr="138AF6DA">
        <w:rPr>
          <w:rFonts w:ascii="Courier New" w:hAnsi="Courier New" w:eastAsia="Courier New" w:cs="Courier New"/>
          <w:sz w:val="18"/>
          <w:szCs w:val="18"/>
        </w:rPr>
        <w:t>mylabel.csr</w:t>
      </w:r>
      <w:proofErr w:type="spellEnd"/>
      <w:r w:rsidRPr="138AF6DA">
        <w:t xml:space="preserve"> to your CA for signing.</w:t>
      </w:r>
    </w:p>
    <w:p w:rsidR="4E83071A" w:rsidP="1343EB45" w:rsidRDefault="4E83071A" w14:paraId="344AFE84" w14:textId="65B609D6">
      <w:r w:rsidRPr="1343EB45">
        <w:t xml:space="preserve">After receiving the signed certificate back from your CA, you need to add any root and intermediate certificates to your keystore. This is usually provided by your CA. </w:t>
      </w:r>
      <w:r w:rsidRPr="1343EB45" w:rsidR="6AB737B6">
        <w:t xml:space="preserve">If these certificates are in </w:t>
      </w:r>
      <w:r w:rsidRPr="1343EB45" w:rsidR="63CFF11A">
        <w:t>separate</w:t>
      </w:r>
      <w:r w:rsidRPr="1343EB45" w:rsidR="6AB737B6">
        <w:t xml:space="preserve"> files, add each one using:</w:t>
      </w:r>
    </w:p>
    <w:p w:rsidR="6AB737B6" w:rsidP="1343EB45" w:rsidRDefault="0ED84F4D" w14:paraId="39D21152" w14:textId="47C50079">
      <w:pPr>
        <w:rPr>
          <w:rFonts w:ascii="Courier New" w:hAnsi="Courier New" w:eastAsia="Courier New" w:cs="Courier New"/>
          <w:sz w:val="18"/>
          <w:szCs w:val="18"/>
        </w:rPr>
      </w:pPr>
      <w:r w:rsidRPr="480D2671">
        <w:rPr>
          <w:rFonts w:ascii="Courier New" w:hAnsi="Courier New" w:eastAsia="Courier New" w:cs="Courier New"/>
          <w:sz w:val="18"/>
          <w:szCs w:val="18"/>
        </w:rPr>
        <w:t>gsk8capicmd_64 -cert -add -</w:t>
      </w:r>
      <w:proofErr w:type="spellStart"/>
      <w:r w:rsidRPr="480D2671">
        <w:rPr>
          <w:rFonts w:ascii="Courier New" w:hAnsi="Courier New" w:eastAsia="Courier New" w:cs="Courier New"/>
          <w:sz w:val="18"/>
          <w:szCs w:val="18"/>
        </w:rPr>
        <w:t>db</w:t>
      </w:r>
      <w:proofErr w:type="spellEnd"/>
      <w:r w:rsidRPr="480D2671">
        <w:rPr>
          <w:rFonts w:ascii="Courier New" w:hAnsi="Courier New" w:eastAsia="Courier New" w:cs="Courier New"/>
          <w:sz w:val="18"/>
          <w:szCs w:val="18"/>
        </w:rPr>
        <w:t xml:space="preserve"> </w:t>
      </w:r>
      <w:r w:rsidRPr="480D2671" w:rsidR="4A332D77">
        <w:rPr>
          <w:rFonts w:ascii="Courier New" w:hAnsi="Courier New" w:eastAsia="Courier New" w:cs="Courier New"/>
          <w:sz w:val="18"/>
          <w:szCs w:val="18"/>
        </w:rPr>
        <w:t>/home/db2inst1/</w:t>
      </w:r>
      <w:proofErr w:type="gramStart"/>
      <w:r w:rsidRPr="480D2671" w:rsidR="4A332D77">
        <w:rPr>
          <w:rFonts w:ascii="Courier New" w:hAnsi="Courier New" w:eastAsia="Courier New" w:cs="Courier New"/>
          <w:sz w:val="18"/>
          <w:szCs w:val="18"/>
        </w:rPr>
        <w:t>server.p</w:t>
      </w:r>
      <w:proofErr w:type="gramEnd"/>
      <w:r w:rsidRPr="480D2671" w:rsidR="4A332D77">
        <w:rPr>
          <w:rFonts w:ascii="Courier New" w:hAnsi="Courier New" w:eastAsia="Courier New" w:cs="Courier New"/>
          <w:sz w:val="18"/>
          <w:szCs w:val="18"/>
        </w:rPr>
        <w:t>12</w:t>
      </w:r>
      <w:r w:rsidRPr="480D2671">
        <w:rPr>
          <w:rFonts w:ascii="Courier New" w:hAnsi="Courier New" w:eastAsia="Courier New" w:cs="Courier New"/>
          <w:sz w:val="18"/>
          <w:szCs w:val="18"/>
        </w:rPr>
        <w:t xml:space="preserve"> -stashed -label root -file /path/to/root/certificate</w:t>
      </w:r>
    </w:p>
    <w:p w:rsidR="6AB737B6" w:rsidP="1343EB45" w:rsidRDefault="6AB737B6" w14:paraId="39B8921F" w14:textId="22E96550">
      <w:r w:rsidRPr="1343EB45">
        <w:t>If the certificates are in a single</w:t>
      </w:r>
      <w:r w:rsidRPr="1343EB45" w:rsidR="121A24EB">
        <w:t xml:space="preserve"> Base64-encoded</w:t>
      </w:r>
      <w:r w:rsidRPr="1343EB45">
        <w:t xml:space="preserve"> </w:t>
      </w:r>
      <w:r w:rsidRPr="1343EB45" w:rsidR="495ED352">
        <w:t>file, use:</w:t>
      </w:r>
    </w:p>
    <w:p w:rsidR="495ED352" w:rsidP="1343EB45" w:rsidRDefault="495ED352" w14:paraId="7551DCF7" w14:textId="7C222033">
      <w:pPr>
        <w:rPr>
          <w:rFonts w:ascii="Courier New" w:hAnsi="Courier New" w:eastAsia="Courier New" w:cs="Courier New"/>
          <w:sz w:val="18"/>
          <w:szCs w:val="18"/>
        </w:rPr>
      </w:pPr>
      <w:r w:rsidRPr="1343EB45">
        <w:rPr>
          <w:rFonts w:ascii="Courier New" w:hAnsi="Courier New" w:eastAsia="Courier New" w:cs="Courier New"/>
          <w:sz w:val="18"/>
          <w:szCs w:val="18"/>
        </w:rPr>
        <w:t>gsk8capicmd_64 -cert -add -</w:t>
      </w:r>
      <w:proofErr w:type="spellStart"/>
      <w:r w:rsidRPr="1343EB45">
        <w:rPr>
          <w:rFonts w:ascii="Courier New" w:hAnsi="Courier New" w:eastAsia="Courier New" w:cs="Courier New"/>
          <w:sz w:val="18"/>
          <w:szCs w:val="18"/>
        </w:rPr>
        <w:t>db</w:t>
      </w:r>
      <w:proofErr w:type="spellEnd"/>
      <w:r w:rsidRPr="1343EB45">
        <w:rPr>
          <w:rFonts w:ascii="Courier New" w:hAnsi="Courier New" w:eastAsia="Courier New" w:cs="Courier New"/>
          <w:sz w:val="18"/>
          <w:szCs w:val="18"/>
        </w:rPr>
        <w:t xml:space="preserve"> </w:t>
      </w:r>
      <w:proofErr w:type="gramStart"/>
      <w:r w:rsidRPr="1343EB45">
        <w:rPr>
          <w:rFonts w:ascii="Courier New" w:hAnsi="Courier New" w:eastAsia="Courier New" w:cs="Courier New"/>
          <w:sz w:val="18"/>
          <w:szCs w:val="18"/>
        </w:rPr>
        <w:t>server.p</w:t>
      </w:r>
      <w:proofErr w:type="gramEnd"/>
      <w:r w:rsidRPr="1343EB45">
        <w:rPr>
          <w:rFonts w:ascii="Courier New" w:hAnsi="Courier New" w:eastAsia="Courier New" w:cs="Courier New"/>
          <w:sz w:val="18"/>
          <w:szCs w:val="18"/>
        </w:rPr>
        <w:t>12 -stashed -file /path/to/certificates</w:t>
      </w:r>
    </w:p>
    <w:p w:rsidR="6DDD861C" w:rsidP="1343EB45" w:rsidRDefault="6DDD861C" w14:paraId="307D969A" w14:textId="23952795">
      <w:pPr>
        <w:rPr>
          <w:rFonts w:ascii="Aptos" w:hAnsi="Aptos" w:eastAsia="Aptos" w:cs="Aptos"/>
        </w:rPr>
      </w:pPr>
      <w:r w:rsidRPr="1343EB45">
        <w:rPr>
          <w:rFonts w:ascii="Aptos" w:hAnsi="Aptos" w:eastAsia="Aptos" w:cs="Aptos"/>
        </w:rPr>
        <w:t>If the file is PKCS12-encoded, use:</w:t>
      </w:r>
    </w:p>
    <w:p w:rsidR="495ED352" w:rsidP="1343EB45" w:rsidRDefault="495ED352" w14:paraId="6529FF0E" w14:textId="6A9A1F9D">
      <w:pPr>
        <w:rPr>
          <w:rFonts w:ascii="Aptos" w:hAnsi="Aptos" w:eastAsia="Aptos" w:cs="Aptos"/>
        </w:rPr>
      </w:pPr>
      <w:r w:rsidRPr="1343EB45">
        <w:rPr>
          <w:rFonts w:ascii="Aptos" w:hAnsi="Aptos" w:eastAsia="Aptos" w:cs="Aptos"/>
        </w:rPr>
        <w:t>Now you can receive (not add!) the certificate into your keystore. Run:</w:t>
      </w:r>
    </w:p>
    <w:p w:rsidR="495ED352" w:rsidP="1343EB45" w:rsidRDefault="4F27E2D4" w14:paraId="14CA2EBA" w14:textId="50CE7A39">
      <w:pPr>
        <w:rPr>
          <w:rFonts w:ascii="Courier New" w:hAnsi="Courier New" w:eastAsia="Courier New" w:cs="Courier New"/>
          <w:sz w:val="18"/>
          <w:szCs w:val="18"/>
        </w:rPr>
      </w:pPr>
      <w:r w:rsidRPr="480D2671">
        <w:rPr>
          <w:rFonts w:ascii="Courier New" w:hAnsi="Courier New" w:eastAsia="Courier New" w:cs="Courier New"/>
          <w:sz w:val="18"/>
          <w:szCs w:val="18"/>
        </w:rPr>
        <w:t>gsk8capicmd_64 -cert -receive -</w:t>
      </w:r>
      <w:proofErr w:type="spellStart"/>
      <w:r w:rsidRPr="480D2671">
        <w:rPr>
          <w:rFonts w:ascii="Courier New" w:hAnsi="Courier New" w:eastAsia="Courier New" w:cs="Courier New"/>
          <w:sz w:val="18"/>
          <w:szCs w:val="18"/>
        </w:rPr>
        <w:t>db</w:t>
      </w:r>
      <w:proofErr w:type="spellEnd"/>
      <w:r w:rsidRPr="480D2671">
        <w:rPr>
          <w:rFonts w:ascii="Courier New" w:hAnsi="Courier New" w:eastAsia="Courier New" w:cs="Courier New"/>
          <w:sz w:val="18"/>
          <w:szCs w:val="18"/>
        </w:rPr>
        <w:t xml:space="preserve"> </w:t>
      </w:r>
      <w:r w:rsidRPr="480D2671" w:rsidR="4A332D77">
        <w:rPr>
          <w:rFonts w:ascii="Courier New" w:hAnsi="Courier New" w:eastAsia="Courier New" w:cs="Courier New"/>
          <w:sz w:val="18"/>
          <w:szCs w:val="18"/>
        </w:rPr>
        <w:t>/home/db2inst1/</w:t>
      </w:r>
      <w:proofErr w:type="gramStart"/>
      <w:r w:rsidRPr="480D2671" w:rsidR="4A332D77">
        <w:rPr>
          <w:rFonts w:ascii="Courier New" w:hAnsi="Courier New" w:eastAsia="Courier New" w:cs="Courier New"/>
          <w:sz w:val="18"/>
          <w:szCs w:val="18"/>
        </w:rPr>
        <w:t>server.p</w:t>
      </w:r>
      <w:proofErr w:type="gramEnd"/>
      <w:r w:rsidRPr="480D2671" w:rsidR="4A332D77">
        <w:rPr>
          <w:rFonts w:ascii="Courier New" w:hAnsi="Courier New" w:eastAsia="Courier New" w:cs="Courier New"/>
          <w:sz w:val="18"/>
          <w:szCs w:val="18"/>
        </w:rPr>
        <w:t>12</w:t>
      </w:r>
      <w:r w:rsidRPr="480D2671">
        <w:rPr>
          <w:rFonts w:ascii="Courier New" w:hAnsi="Courier New" w:eastAsia="Courier New" w:cs="Courier New"/>
          <w:sz w:val="18"/>
          <w:szCs w:val="18"/>
        </w:rPr>
        <w:t xml:space="preserve"> -file /path/to/</w:t>
      </w:r>
      <w:proofErr w:type="spellStart"/>
      <w:r w:rsidRPr="480D2671">
        <w:rPr>
          <w:rFonts w:ascii="Courier New" w:hAnsi="Courier New" w:eastAsia="Courier New" w:cs="Courier New"/>
          <w:sz w:val="18"/>
          <w:szCs w:val="18"/>
        </w:rPr>
        <w:t>server.pem</w:t>
      </w:r>
      <w:proofErr w:type="spellEnd"/>
      <w:r w:rsidRPr="480D2671">
        <w:rPr>
          <w:rFonts w:ascii="Courier New" w:hAnsi="Courier New" w:eastAsia="Courier New" w:cs="Courier New"/>
          <w:sz w:val="18"/>
          <w:szCs w:val="18"/>
        </w:rPr>
        <w:t xml:space="preserve"> -stashed</w:t>
      </w:r>
    </w:p>
    <w:p w:rsidR="7C7DE3A8" w:rsidP="480D2671" w:rsidRDefault="3FF160B9" w14:paraId="3A572B1D" w14:textId="3FA997EE" w14:noSpellErr="1">
      <w:pPr>
        <w:rPr>
          <w:rFonts w:ascii="Aptos" w:hAnsi="Aptos" w:eastAsia="Aptos" w:cs="Aptos"/>
        </w:rPr>
      </w:pPr>
      <w:r w:rsidRPr="6BDD72C5" w:rsidR="3FF160B9">
        <w:rPr>
          <w:rFonts w:ascii="Aptos" w:hAnsi="Aptos" w:eastAsia="Aptos" w:cs="Aptos"/>
        </w:rPr>
        <w:t xml:space="preserve">If you have added your certificate instead of receiving it, the certificate will not be associated with your certificate signing </w:t>
      </w:r>
      <w:r w:rsidRPr="6BDD72C5" w:rsidR="3FF160B9">
        <w:rPr>
          <w:rFonts w:ascii="Aptos" w:hAnsi="Aptos" w:eastAsia="Aptos" w:cs="Aptos"/>
        </w:rPr>
        <w:t>request</w:t>
      </w:r>
      <w:r w:rsidRPr="6BDD72C5" w:rsidR="3FF160B9">
        <w:rPr>
          <w:rFonts w:ascii="Aptos" w:hAnsi="Aptos" w:eastAsia="Aptos" w:cs="Aptos"/>
        </w:rPr>
        <w:t xml:space="preserve"> and you may receive </w:t>
      </w:r>
      <w:r w:rsidRPr="6BDD72C5" w:rsidR="3FF160B9">
        <w:rPr>
          <w:rFonts w:ascii="Aptos" w:hAnsi="Aptos" w:eastAsia="Aptos" w:cs="Aptos"/>
        </w:rPr>
        <w:t>a</w:t>
      </w:r>
      <w:r w:rsidRPr="6BDD72C5" w:rsidR="3FF160B9">
        <w:rPr>
          <w:rFonts w:ascii="Aptos" w:hAnsi="Aptos" w:eastAsia="Aptos" w:cs="Aptos"/>
        </w:rPr>
        <w:t xml:space="preserve"> </w:t>
      </w:r>
      <w:hyperlink w:anchor="_GSKit_Error_407">
        <w:r w:rsidRPr="6BDD72C5" w:rsidR="3FF160B9">
          <w:rPr>
            <w:rStyle w:val="Hyperlink"/>
            <w:rFonts w:ascii="Aptos" w:hAnsi="Aptos" w:eastAsia="Aptos" w:cs="Aptos"/>
          </w:rPr>
          <w:t>GSKit</w:t>
        </w:r>
        <w:r w:rsidRPr="6BDD72C5" w:rsidR="3FF160B9">
          <w:rPr>
            <w:rStyle w:val="Hyperlink"/>
            <w:rFonts w:ascii="Aptos" w:hAnsi="Aptos" w:eastAsia="Aptos" w:cs="Aptos"/>
          </w:rPr>
          <w:t xml:space="preserve"> 407</w:t>
        </w:r>
      </w:hyperlink>
      <w:r w:rsidRPr="6BDD72C5" w:rsidR="3FF160B9">
        <w:rPr>
          <w:rFonts w:ascii="Aptos" w:hAnsi="Aptos" w:eastAsia="Aptos" w:cs="Aptos"/>
        </w:rPr>
        <w:t xml:space="preserve"> error</w:t>
      </w:r>
      <w:r w:rsidRPr="6BDD72C5" w:rsidR="034BC83C">
        <w:rPr>
          <w:rFonts w:ascii="Aptos" w:hAnsi="Aptos" w:eastAsia="Aptos" w:cs="Aptos"/>
        </w:rPr>
        <w:t xml:space="preserve"> when starting the Db2 server</w:t>
      </w:r>
      <w:r w:rsidRPr="6BDD72C5" w:rsidR="3FF160B9">
        <w:rPr>
          <w:rFonts w:ascii="Aptos" w:hAnsi="Aptos" w:eastAsia="Aptos" w:cs="Aptos"/>
        </w:rPr>
        <w:t xml:space="preserve">. </w:t>
      </w:r>
    </w:p>
    <w:p w:rsidR="7C7DE3A8" w:rsidP="1343EB45" w:rsidRDefault="3FF160B9" w14:paraId="555E0F7F" w14:textId="1278AFC6" w14:noSpellErr="1">
      <w:pPr>
        <w:rPr>
          <w:rFonts w:ascii="Aptos" w:hAnsi="Aptos" w:eastAsia="Aptos" w:cs="Aptos"/>
        </w:rPr>
      </w:pPr>
      <w:r w:rsidRPr="6BDD72C5" w:rsidR="3FF160B9">
        <w:rPr>
          <w:rFonts w:ascii="Aptos" w:hAnsi="Aptos" w:eastAsia="Aptos" w:cs="Aptos"/>
        </w:rPr>
        <w:t>At this point, y</w:t>
      </w:r>
      <w:r w:rsidRPr="6BDD72C5" w:rsidR="061B5D7B">
        <w:rPr>
          <w:rFonts w:ascii="Aptos" w:hAnsi="Aptos" w:eastAsia="Aptos" w:cs="Aptos"/>
        </w:rPr>
        <w:t>our</w:t>
      </w:r>
      <w:r w:rsidRPr="6BDD72C5" w:rsidR="061B5D7B">
        <w:rPr>
          <w:rFonts w:ascii="Aptos" w:hAnsi="Aptos" w:eastAsia="Aptos" w:cs="Aptos"/>
        </w:rPr>
        <w:t xml:space="preserve"> certificate should be imported into the keystore using the same label provided when you created the CSR.</w:t>
      </w:r>
      <w:r w:rsidRPr="6BDD72C5" w:rsidR="3A17D06C">
        <w:rPr>
          <w:rFonts w:ascii="Aptos" w:hAnsi="Aptos" w:eastAsia="Aptos" w:cs="Aptos"/>
        </w:rPr>
        <w:t xml:space="preserve"> You can confirm using:</w:t>
      </w:r>
    </w:p>
    <w:p w:rsidR="698EA5BD" w:rsidP="1343EB45" w:rsidRDefault="3A16168A" w14:paraId="41E8BB22" w14:textId="2E75E7C5">
      <w:r w:rsidRPr="480D2671">
        <w:rPr>
          <w:rFonts w:ascii="Courier New" w:hAnsi="Courier New" w:eastAsia="Courier New" w:cs="Courier New"/>
          <w:sz w:val="18"/>
          <w:szCs w:val="18"/>
        </w:rPr>
        <w:t xml:space="preserve">$ </w:t>
      </w:r>
      <w:r w:rsidRPr="480D2671" w:rsidR="3A17D06C">
        <w:rPr>
          <w:rFonts w:ascii="Courier New" w:hAnsi="Courier New" w:eastAsia="Courier New" w:cs="Courier New"/>
          <w:sz w:val="18"/>
          <w:szCs w:val="18"/>
        </w:rPr>
        <w:t>gsk8capicmd_64 –cert –list –</w:t>
      </w:r>
      <w:proofErr w:type="spellStart"/>
      <w:r w:rsidRPr="480D2671" w:rsidR="3A17D06C">
        <w:rPr>
          <w:rFonts w:ascii="Courier New" w:hAnsi="Courier New" w:eastAsia="Courier New" w:cs="Courier New"/>
          <w:sz w:val="18"/>
          <w:szCs w:val="18"/>
        </w:rPr>
        <w:t>db</w:t>
      </w:r>
      <w:proofErr w:type="spellEnd"/>
      <w:r w:rsidRPr="480D2671" w:rsidR="3A17D06C">
        <w:rPr>
          <w:rFonts w:ascii="Courier New" w:hAnsi="Courier New" w:eastAsia="Courier New" w:cs="Courier New"/>
          <w:sz w:val="18"/>
          <w:szCs w:val="18"/>
        </w:rPr>
        <w:t xml:space="preserve"> </w:t>
      </w:r>
      <w:r w:rsidRPr="480D2671" w:rsidR="4A332D77">
        <w:rPr>
          <w:rFonts w:ascii="Courier New" w:hAnsi="Courier New" w:eastAsia="Courier New" w:cs="Courier New"/>
          <w:sz w:val="18"/>
          <w:szCs w:val="18"/>
        </w:rPr>
        <w:t>/home/db2inst1/</w:t>
      </w:r>
      <w:proofErr w:type="gramStart"/>
      <w:r w:rsidRPr="480D2671" w:rsidR="4A332D77">
        <w:rPr>
          <w:rFonts w:ascii="Courier New" w:hAnsi="Courier New" w:eastAsia="Courier New" w:cs="Courier New"/>
          <w:sz w:val="18"/>
          <w:szCs w:val="18"/>
        </w:rPr>
        <w:t>server.p</w:t>
      </w:r>
      <w:proofErr w:type="gramEnd"/>
      <w:r w:rsidRPr="480D2671" w:rsidR="4A332D77">
        <w:rPr>
          <w:rFonts w:ascii="Courier New" w:hAnsi="Courier New" w:eastAsia="Courier New" w:cs="Courier New"/>
          <w:sz w:val="18"/>
          <w:szCs w:val="18"/>
        </w:rPr>
        <w:t>12</w:t>
      </w:r>
      <w:r w:rsidRPr="480D2671" w:rsidR="3A17D06C">
        <w:rPr>
          <w:rFonts w:ascii="Courier New" w:hAnsi="Courier New" w:eastAsia="Courier New" w:cs="Courier New"/>
          <w:sz w:val="18"/>
          <w:szCs w:val="18"/>
        </w:rPr>
        <w:t xml:space="preserve"> -stashed</w:t>
      </w:r>
    </w:p>
    <w:p w:rsidR="76704D79" w:rsidP="1343EB45" w:rsidRDefault="76704D79" w14:paraId="4C243FA7" w14:textId="3328EF8F">
      <w:pPr>
        <w:spacing w:after="240"/>
        <w:rPr>
          <w:rFonts w:ascii="Courier New" w:hAnsi="Courier New" w:eastAsia="Courier New" w:cs="Courier New"/>
          <w:sz w:val="18"/>
          <w:szCs w:val="18"/>
        </w:rPr>
      </w:pPr>
      <w:r w:rsidRPr="1343EB45">
        <w:rPr>
          <w:rFonts w:ascii="Courier New" w:hAnsi="Courier New" w:eastAsia="Courier New" w:cs="Courier New"/>
          <w:sz w:val="18"/>
          <w:szCs w:val="18"/>
        </w:rPr>
        <w:t>Certificates found</w:t>
      </w:r>
    </w:p>
    <w:p w:rsidR="76704D79" w:rsidP="1343EB45" w:rsidRDefault="76704D79" w14:paraId="18163989" w14:textId="3BBDB694">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 </w:t>
      </w:r>
      <w:proofErr w:type="gramStart"/>
      <w:r w:rsidRPr="1343EB45">
        <w:rPr>
          <w:rFonts w:ascii="Courier New" w:hAnsi="Courier New" w:eastAsia="Courier New" w:cs="Courier New"/>
          <w:sz w:val="18"/>
          <w:szCs w:val="18"/>
        </w:rPr>
        <w:t>default</w:t>
      </w:r>
      <w:proofErr w:type="gramEnd"/>
      <w:r w:rsidRPr="1343EB45">
        <w:rPr>
          <w:rFonts w:ascii="Courier New" w:hAnsi="Courier New" w:eastAsia="Courier New" w:cs="Courier New"/>
          <w:sz w:val="18"/>
          <w:szCs w:val="18"/>
        </w:rPr>
        <w:t>, - personal</w:t>
      </w:r>
      <w:proofErr w:type="gramStart"/>
      <w:r w:rsidRPr="1343EB45">
        <w:rPr>
          <w:rFonts w:ascii="Courier New" w:hAnsi="Courier New" w:eastAsia="Courier New" w:cs="Courier New"/>
          <w:sz w:val="18"/>
          <w:szCs w:val="18"/>
        </w:rPr>
        <w:t>, !</w:t>
      </w:r>
      <w:proofErr w:type="gramEnd"/>
      <w:r w:rsidRPr="1343EB45">
        <w:rPr>
          <w:rFonts w:ascii="Courier New" w:hAnsi="Courier New" w:eastAsia="Courier New" w:cs="Courier New"/>
          <w:sz w:val="18"/>
          <w:szCs w:val="18"/>
        </w:rPr>
        <w:t xml:space="preserve"> trusted, # secret key</w:t>
      </w:r>
    </w:p>
    <w:p w:rsidR="76704D79" w:rsidP="1343EB45" w:rsidRDefault="76704D79" w14:paraId="56CD3781" w14:textId="62118B21">
      <w:pPr>
        <w:spacing w:after="0"/>
        <w:rPr>
          <w:rFonts w:ascii="Courier New" w:hAnsi="Courier New" w:eastAsia="Courier New" w:cs="Courier New"/>
          <w:sz w:val="18"/>
          <w:szCs w:val="18"/>
        </w:rPr>
      </w:pPr>
      <w:r w:rsidRPr="1343EB45">
        <w:rPr>
          <w:rFonts w:ascii="Courier New" w:hAnsi="Courier New" w:eastAsia="Courier New" w:cs="Courier New"/>
          <w:sz w:val="18"/>
          <w:szCs w:val="18"/>
        </w:rPr>
        <w:t>!       root</w:t>
      </w:r>
    </w:p>
    <w:p w:rsidR="76704D79" w:rsidP="1343EB45" w:rsidRDefault="76704D79" w14:paraId="36B85C15" w14:textId="6FF5A353">
      <w:pPr>
        <w:spacing w:after="0"/>
        <w:rPr>
          <w:rFonts w:ascii="Courier New" w:hAnsi="Courier New" w:eastAsia="Courier New" w:cs="Courier New"/>
          <w:b/>
          <w:bCs/>
          <w:sz w:val="18"/>
          <w:szCs w:val="18"/>
        </w:rPr>
      </w:pPr>
      <w:r w:rsidRPr="1343EB45">
        <w:rPr>
          <w:rFonts w:ascii="Courier New" w:hAnsi="Courier New" w:eastAsia="Courier New" w:cs="Courier New"/>
          <w:b/>
          <w:bCs/>
          <w:sz w:val="18"/>
          <w:szCs w:val="18"/>
        </w:rPr>
        <w:t xml:space="preserve">-       </w:t>
      </w:r>
      <w:proofErr w:type="spellStart"/>
      <w:r w:rsidRPr="1343EB45">
        <w:rPr>
          <w:rFonts w:ascii="Courier New" w:hAnsi="Courier New" w:eastAsia="Courier New" w:cs="Courier New"/>
          <w:b/>
          <w:bCs/>
          <w:sz w:val="18"/>
          <w:szCs w:val="18"/>
        </w:rPr>
        <w:t>mylabel</w:t>
      </w:r>
      <w:proofErr w:type="spellEnd"/>
    </w:p>
    <w:p w:rsidR="1343EB45" w:rsidP="1343EB45" w:rsidRDefault="1343EB45" w14:paraId="35846070" w14:textId="6EB08301">
      <w:pPr>
        <w:rPr>
          <w:rFonts w:ascii="Courier New" w:hAnsi="Courier New" w:eastAsia="Courier New" w:cs="Courier New"/>
          <w:sz w:val="18"/>
          <w:szCs w:val="18"/>
        </w:rPr>
      </w:pPr>
    </w:p>
    <w:p w:rsidR="76704D79" w:rsidP="1343EB45" w:rsidRDefault="76704D79" w14:paraId="06851330" w14:textId="3807BD16">
      <w:pPr>
        <w:rPr>
          <w:rFonts w:ascii="Aptos" w:hAnsi="Aptos" w:eastAsia="Aptos" w:cs="Aptos"/>
        </w:rPr>
      </w:pPr>
      <w:r w:rsidRPr="1343EB45">
        <w:rPr>
          <w:rFonts w:ascii="Aptos" w:hAnsi="Aptos" w:eastAsia="Aptos" w:cs="Aptos"/>
        </w:rPr>
        <w:t xml:space="preserve">(note the “-” beside the server certificate) </w:t>
      </w:r>
      <w:r w:rsidRPr="1343EB45" w:rsidR="0AC5B3B1">
        <w:rPr>
          <w:rFonts w:ascii="Aptos" w:hAnsi="Aptos" w:eastAsia="Aptos" w:cs="Aptos"/>
        </w:rPr>
        <w:t>and:</w:t>
      </w:r>
    </w:p>
    <w:p w:rsidR="0AC5B3B1" w:rsidP="1343EB45" w:rsidRDefault="3A17D06C" w14:paraId="6B4B9609" w14:textId="6F7E51FF">
      <w:pPr>
        <w:rPr>
          <w:rFonts w:ascii="Courier New" w:hAnsi="Courier New" w:eastAsia="Courier New" w:cs="Courier New"/>
          <w:sz w:val="18"/>
          <w:szCs w:val="18"/>
        </w:rPr>
      </w:pPr>
      <w:r w:rsidRPr="480D2671">
        <w:rPr>
          <w:rFonts w:ascii="Courier New" w:hAnsi="Courier New" w:eastAsia="Courier New" w:cs="Courier New"/>
          <w:sz w:val="18"/>
          <w:szCs w:val="18"/>
        </w:rPr>
        <w:t>gsk8capicmd_64 -cert –details –</w:t>
      </w:r>
      <w:proofErr w:type="spellStart"/>
      <w:r w:rsidRPr="480D2671">
        <w:rPr>
          <w:rFonts w:ascii="Courier New" w:hAnsi="Courier New" w:eastAsia="Courier New" w:cs="Courier New"/>
          <w:sz w:val="18"/>
          <w:szCs w:val="18"/>
        </w:rPr>
        <w:t>db</w:t>
      </w:r>
      <w:proofErr w:type="spellEnd"/>
      <w:r w:rsidRPr="480D2671">
        <w:rPr>
          <w:rFonts w:ascii="Courier New" w:hAnsi="Courier New" w:eastAsia="Courier New" w:cs="Courier New"/>
          <w:sz w:val="18"/>
          <w:szCs w:val="18"/>
        </w:rPr>
        <w:t xml:space="preserve"> </w:t>
      </w:r>
      <w:r w:rsidRPr="480D2671" w:rsidR="4A332D77">
        <w:rPr>
          <w:rFonts w:ascii="Courier New" w:hAnsi="Courier New" w:eastAsia="Courier New" w:cs="Courier New"/>
          <w:sz w:val="18"/>
          <w:szCs w:val="18"/>
        </w:rPr>
        <w:t>/home/db2inst1/</w:t>
      </w:r>
      <w:proofErr w:type="gramStart"/>
      <w:r w:rsidRPr="480D2671" w:rsidR="4A332D77">
        <w:rPr>
          <w:rFonts w:ascii="Courier New" w:hAnsi="Courier New" w:eastAsia="Courier New" w:cs="Courier New"/>
          <w:sz w:val="18"/>
          <w:szCs w:val="18"/>
        </w:rPr>
        <w:t>server.p</w:t>
      </w:r>
      <w:proofErr w:type="gramEnd"/>
      <w:r w:rsidRPr="480D2671" w:rsidR="4A332D77">
        <w:rPr>
          <w:rFonts w:ascii="Courier New" w:hAnsi="Courier New" w:eastAsia="Courier New" w:cs="Courier New"/>
          <w:sz w:val="18"/>
          <w:szCs w:val="18"/>
        </w:rPr>
        <w:t>12</w:t>
      </w:r>
      <w:r w:rsidRPr="480D2671">
        <w:rPr>
          <w:rFonts w:ascii="Courier New" w:hAnsi="Courier New" w:eastAsia="Courier New" w:cs="Courier New"/>
          <w:sz w:val="18"/>
          <w:szCs w:val="18"/>
        </w:rPr>
        <w:t xml:space="preserve"> -stashed –label </w:t>
      </w:r>
      <w:proofErr w:type="spellStart"/>
      <w:r w:rsidRPr="480D2671">
        <w:rPr>
          <w:rFonts w:ascii="Courier New" w:hAnsi="Courier New" w:eastAsia="Courier New" w:cs="Courier New"/>
          <w:sz w:val="18"/>
          <w:szCs w:val="18"/>
        </w:rPr>
        <w:t>mylabel</w:t>
      </w:r>
      <w:proofErr w:type="spellEnd"/>
    </w:p>
    <w:p w:rsidR="00BB13AD" w:rsidP="00BB13AD" w:rsidRDefault="00BB13AD" w14:paraId="323A6FDB" w14:textId="77777777" w14:noSpellErr="1">
      <w:pPr>
        <w:pStyle w:val="Heading2"/>
        <w:rPr>
          <w:sz w:val="24"/>
          <w:szCs w:val="24"/>
        </w:rPr>
      </w:pPr>
      <w:r w:rsidR="00BB13AD">
        <w:rPr/>
        <w:t>TLS Port</w:t>
      </w:r>
    </w:p>
    <w:p w:rsidR="00BB13AD" w:rsidP="00BB13AD" w:rsidRDefault="00BB13AD" w14:paraId="78349FD1" w14:textId="77777777" w14:noSpellErr="1">
      <w:pPr>
        <w:rPr/>
      </w:pPr>
      <w:r w:rsidR="00BB13AD">
        <w:rPr/>
        <w:t>Last but not least</w:t>
      </w:r>
      <w:r w:rsidR="00BB13AD">
        <w:rPr/>
        <w:t>, let’s talk about the TLS Port.</w:t>
      </w:r>
      <w:r w:rsidR="00BB13AD">
        <w:rPr/>
        <w:t xml:space="preserve"> </w:t>
      </w:r>
    </w:p>
    <w:p w:rsidR="00BB13AD" w:rsidP="00BB13AD" w:rsidRDefault="00BB13AD" w14:paraId="06E1FB1B" w14:textId="3C829255" w14:noSpellErr="1">
      <w:pPr/>
      <w:r w:rsidR="00BB13AD">
        <w:rPr/>
        <w:t>You</w:t>
      </w:r>
      <w:r w:rsidR="00BB13AD">
        <w:rPr/>
        <w:t xml:space="preserve"> can choose any port for Db2 to listen to provided it is not in use. Alternatively, you can use a service name, which is a human-friendly name that maps to a port number. On Linux/Unix systems, service names are defined in </w:t>
      </w:r>
      <w:r w:rsidRPr="6BDD72C5" w:rsidR="00BB13AD">
        <w:rPr>
          <w:rFonts w:ascii="Courier New" w:hAnsi="Courier New" w:eastAsia="Courier New" w:cs="Courier New"/>
          <w:sz w:val="18"/>
          <w:szCs w:val="18"/>
        </w:rPr>
        <w:t>/</w:t>
      </w:r>
      <w:r w:rsidRPr="6BDD72C5" w:rsidR="00BB13AD">
        <w:rPr>
          <w:rFonts w:ascii="Courier New" w:hAnsi="Courier New" w:eastAsia="Courier New" w:cs="Courier New"/>
          <w:sz w:val="18"/>
          <w:szCs w:val="18"/>
        </w:rPr>
        <w:t>etc</w:t>
      </w:r>
      <w:r w:rsidRPr="6BDD72C5" w:rsidR="00BB13AD">
        <w:rPr>
          <w:rFonts w:ascii="Courier New" w:hAnsi="Courier New" w:eastAsia="Courier New" w:cs="Courier New"/>
          <w:sz w:val="18"/>
          <w:szCs w:val="18"/>
        </w:rPr>
        <w:t>/services</w:t>
      </w:r>
      <w:r w:rsidR="00BB13AD">
        <w:rPr/>
        <w:t xml:space="preserve"> while on Windows, it is </w:t>
      </w:r>
      <w:r w:rsidRPr="6BDD72C5" w:rsidR="00BB13AD">
        <w:rPr>
          <w:rFonts w:ascii="Courier New" w:hAnsi="Courier New" w:eastAsia="Courier New" w:cs="Courier New"/>
          <w:sz w:val="18"/>
          <w:szCs w:val="18"/>
        </w:rPr>
        <w:t>C:</w:t>
      </w:r>
      <w:r w:rsidRPr="6BDD72C5" w:rsidR="00BB13AD">
        <w:rPr>
          <w:rFonts w:ascii="Courier New" w:hAnsi="Courier New" w:eastAsia="Courier New" w:cs="Courier New"/>
          <w:sz w:val="18"/>
          <w:szCs w:val="18"/>
        </w:rPr>
        <w:t>\Windows\System32\drivers\</w:t>
      </w:r>
      <w:r w:rsidRPr="6BDD72C5" w:rsidR="00BB13AD">
        <w:rPr>
          <w:rFonts w:ascii="Courier New" w:hAnsi="Courier New" w:eastAsia="Courier New" w:cs="Courier New"/>
          <w:sz w:val="18"/>
          <w:szCs w:val="18"/>
        </w:rPr>
        <w:t>etc</w:t>
      </w:r>
      <w:r w:rsidRPr="6BDD72C5" w:rsidR="00BB13AD">
        <w:rPr>
          <w:rFonts w:ascii="Courier New" w:hAnsi="Courier New" w:eastAsia="Courier New" w:cs="Courier New"/>
          <w:sz w:val="18"/>
          <w:szCs w:val="18"/>
        </w:rPr>
        <w:t>\services</w:t>
      </w:r>
      <w:r w:rsidR="00BB13AD">
        <w:rPr/>
        <w:t>.</w:t>
      </w:r>
      <w:r w:rsidR="00BB13AD">
        <w:rPr/>
        <w:t xml:space="preserve"> For our sample setup,</w:t>
      </w:r>
      <w:r w:rsidR="00BB13AD">
        <w:rPr/>
        <w:t xml:space="preserve"> we will choose 25100</w:t>
      </w:r>
      <w:r w:rsidR="00BB13AD">
        <w:rPr/>
        <w:t xml:space="preserve"> as our TLS port.</w:t>
      </w:r>
    </w:p>
    <w:p w:rsidR="1E9D9A71" w:rsidP="1343EB45" w:rsidRDefault="1E9D9A71" w14:paraId="05A95088" w14:textId="456DB617">
      <w:pPr>
        <w:pStyle w:val="Heading2"/>
        <w:rPr>
          <w:rFonts w:ascii="Aptos" w:hAnsi="Aptos" w:eastAsia="Aptos" w:cs="Aptos"/>
          <w:sz w:val="24"/>
          <w:szCs w:val="24"/>
        </w:rPr>
      </w:pPr>
      <w:r w:rsidRPr="1343EB45">
        <w:lastRenderedPageBreak/>
        <w:t>Putting it all together</w:t>
      </w:r>
    </w:p>
    <w:p w:rsidR="1E9D9A71" w:rsidP="1343EB45" w:rsidRDefault="65D170F1" w14:paraId="6B7DEF71" w14:textId="528D1FFB">
      <w:pPr>
        <w:spacing w:after="0"/>
        <w:rPr>
          <w:rFonts w:ascii="Aptos" w:hAnsi="Aptos" w:eastAsia="Aptos" w:cs="Aptos"/>
        </w:rPr>
      </w:pPr>
      <w:r w:rsidRPr="1F34E2F4" w:rsidR="65D170F1">
        <w:rPr>
          <w:rFonts w:ascii="Aptos" w:hAnsi="Aptos" w:eastAsia="Aptos" w:cs="Aptos"/>
        </w:rPr>
        <w:t xml:space="preserve">We have everything we need to enable TLS on the server! We just need to tell Db2 about all </w:t>
      </w:r>
      <w:r w:rsidRPr="1F34E2F4" w:rsidR="21C67685">
        <w:rPr>
          <w:rFonts w:ascii="Aptos" w:hAnsi="Aptos" w:eastAsia="Aptos" w:cs="Aptos"/>
        </w:rPr>
        <w:t>our certificates</w:t>
      </w:r>
      <w:r w:rsidRPr="1F34E2F4" w:rsidR="1C356A90">
        <w:rPr>
          <w:rFonts w:ascii="Aptos" w:hAnsi="Aptos" w:eastAsia="Aptos" w:cs="Aptos"/>
        </w:rPr>
        <w:t xml:space="preserve">. You can use the following command to update the DBM </w:t>
      </w:r>
      <w:r w:rsidRPr="1F34E2F4" w:rsidR="1C356A90">
        <w:rPr>
          <w:rFonts w:ascii="Aptos" w:hAnsi="Aptos" w:eastAsia="Aptos" w:cs="Aptos"/>
        </w:rPr>
        <w:t>cfg</w:t>
      </w:r>
      <w:r w:rsidRPr="1F34E2F4" w:rsidR="00BB13AD">
        <w:rPr>
          <w:rFonts w:ascii="Aptos" w:hAnsi="Aptos" w:eastAsia="Aptos" w:cs="Aptos"/>
        </w:rPr>
        <w:t xml:space="preserve"> based on the examples we used above</w:t>
      </w:r>
      <w:r w:rsidRPr="1F34E2F4" w:rsidR="1C356A90">
        <w:rPr>
          <w:rFonts w:ascii="Aptos" w:hAnsi="Aptos" w:eastAsia="Aptos" w:cs="Aptos"/>
        </w:rPr>
        <w:t>:</w:t>
      </w:r>
    </w:p>
    <w:p w:rsidR="1343EB45" w:rsidP="1343EB45" w:rsidRDefault="1343EB45" w14:paraId="2C63178B" w14:textId="4B392257">
      <w:pPr>
        <w:spacing w:after="0"/>
        <w:rPr>
          <w:rFonts w:ascii="Aptos" w:hAnsi="Aptos" w:eastAsia="Aptos" w:cs="Aptos"/>
        </w:rPr>
      </w:pPr>
    </w:p>
    <w:p w:rsidR="485B320D" w:rsidP="1343EB45" w:rsidRDefault="02E6E150" w14:paraId="1C86389A" w14:textId="4D826A37">
      <w:pPr>
        <w:spacing w:after="0"/>
        <w:rPr>
          <w:rFonts w:ascii="Courier New" w:hAnsi="Courier New" w:eastAsia="Courier New" w:cs="Courier New"/>
          <w:sz w:val="18"/>
          <w:szCs w:val="18"/>
        </w:rPr>
      </w:pPr>
      <w:r w:rsidRPr="480D2671">
        <w:rPr>
          <w:rFonts w:ascii="Courier New" w:hAnsi="Courier New" w:eastAsia="Courier New" w:cs="Courier New"/>
          <w:sz w:val="18"/>
          <w:szCs w:val="18"/>
        </w:rPr>
        <w:t>d</w:t>
      </w:r>
      <w:r w:rsidRPr="480D2671" w:rsidR="1C356A90">
        <w:rPr>
          <w:rFonts w:ascii="Courier New" w:hAnsi="Courier New" w:eastAsia="Courier New" w:cs="Courier New"/>
          <w:sz w:val="18"/>
          <w:szCs w:val="18"/>
        </w:rPr>
        <w:t xml:space="preserve">b2 update </w:t>
      </w:r>
      <w:proofErr w:type="spellStart"/>
      <w:r w:rsidRPr="480D2671" w:rsidR="1C356A90">
        <w:rPr>
          <w:rFonts w:ascii="Courier New" w:hAnsi="Courier New" w:eastAsia="Courier New" w:cs="Courier New"/>
          <w:sz w:val="18"/>
          <w:szCs w:val="18"/>
        </w:rPr>
        <w:t>dbm</w:t>
      </w:r>
      <w:proofErr w:type="spellEnd"/>
      <w:r w:rsidRPr="480D2671" w:rsidR="1C356A90">
        <w:rPr>
          <w:rFonts w:ascii="Courier New" w:hAnsi="Courier New" w:eastAsia="Courier New" w:cs="Courier New"/>
          <w:sz w:val="18"/>
          <w:szCs w:val="18"/>
        </w:rPr>
        <w:t xml:space="preserve"> </w:t>
      </w:r>
      <w:proofErr w:type="spellStart"/>
      <w:r w:rsidRPr="480D2671" w:rsidR="1C356A90">
        <w:rPr>
          <w:rFonts w:ascii="Courier New" w:hAnsi="Courier New" w:eastAsia="Courier New" w:cs="Courier New"/>
          <w:sz w:val="18"/>
          <w:szCs w:val="18"/>
        </w:rPr>
        <w:t>cfg</w:t>
      </w:r>
      <w:proofErr w:type="spellEnd"/>
      <w:r w:rsidRPr="480D2671" w:rsidR="1C356A90">
        <w:rPr>
          <w:rFonts w:ascii="Courier New" w:hAnsi="Courier New" w:eastAsia="Courier New" w:cs="Courier New"/>
          <w:sz w:val="18"/>
          <w:szCs w:val="18"/>
        </w:rPr>
        <w:t xml:space="preserve"> using SSL_SVR_KEYDB </w:t>
      </w:r>
      <w:r w:rsidRPr="480D2671" w:rsidR="4A332D77">
        <w:rPr>
          <w:rFonts w:ascii="Courier New" w:hAnsi="Courier New" w:eastAsia="Courier New" w:cs="Courier New"/>
          <w:sz w:val="18"/>
          <w:szCs w:val="18"/>
        </w:rPr>
        <w:t>/home/db2inst1/</w:t>
      </w:r>
      <w:proofErr w:type="gramStart"/>
      <w:r w:rsidRPr="480D2671" w:rsidR="4A332D77">
        <w:rPr>
          <w:rFonts w:ascii="Courier New" w:hAnsi="Courier New" w:eastAsia="Courier New" w:cs="Courier New"/>
          <w:sz w:val="18"/>
          <w:szCs w:val="18"/>
        </w:rPr>
        <w:t>server.p</w:t>
      </w:r>
      <w:proofErr w:type="gramEnd"/>
      <w:r w:rsidRPr="480D2671" w:rsidR="4A332D77">
        <w:rPr>
          <w:rFonts w:ascii="Courier New" w:hAnsi="Courier New" w:eastAsia="Courier New" w:cs="Courier New"/>
          <w:sz w:val="18"/>
          <w:szCs w:val="18"/>
        </w:rPr>
        <w:t>12</w:t>
      </w:r>
      <w:r w:rsidRPr="480D2671" w:rsidR="1C356A90">
        <w:rPr>
          <w:rFonts w:ascii="Courier New" w:hAnsi="Courier New" w:eastAsia="Courier New" w:cs="Courier New"/>
          <w:sz w:val="18"/>
          <w:szCs w:val="18"/>
        </w:rPr>
        <w:t xml:space="preserve"> SSL_SVR_STASH </w:t>
      </w:r>
      <w:r w:rsidRPr="480D2671" w:rsidR="515AD4A8">
        <w:rPr>
          <w:rFonts w:ascii="Courier New" w:hAnsi="Courier New" w:eastAsia="Courier New" w:cs="Courier New"/>
          <w:sz w:val="18"/>
          <w:szCs w:val="18"/>
        </w:rPr>
        <w:t>/home/db2inst1/</w:t>
      </w:r>
      <w:proofErr w:type="spellStart"/>
      <w:r w:rsidRPr="480D2671" w:rsidR="515AD4A8">
        <w:rPr>
          <w:rFonts w:ascii="Courier New" w:hAnsi="Courier New" w:eastAsia="Courier New" w:cs="Courier New"/>
          <w:sz w:val="18"/>
          <w:szCs w:val="18"/>
        </w:rPr>
        <w:t>server.sth</w:t>
      </w:r>
      <w:proofErr w:type="spellEnd"/>
      <w:r w:rsidRPr="480D2671" w:rsidR="1C356A90">
        <w:rPr>
          <w:rFonts w:ascii="Courier New" w:hAnsi="Courier New" w:eastAsia="Courier New" w:cs="Courier New"/>
          <w:sz w:val="18"/>
          <w:szCs w:val="18"/>
        </w:rPr>
        <w:t xml:space="preserve"> SSL_SVR_LABEL </w:t>
      </w:r>
      <w:proofErr w:type="spellStart"/>
      <w:r w:rsidRPr="480D2671" w:rsidR="1C356A90">
        <w:rPr>
          <w:rFonts w:ascii="Courier New" w:hAnsi="Courier New" w:eastAsia="Courier New" w:cs="Courier New"/>
          <w:sz w:val="18"/>
          <w:szCs w:val="18"/>
        </w:rPr>
        <w:t>mylabel</w:t>
      </w:r>
      <w:proofErr w:type="spellEnd"/>
      <w:r w:rsidRPr="480D2671" w:rsidR="3173AEB3">
        <w:rPr>
          <w:rFonts w:ascii="Courier New" w:hAnsi="Courier New" w:eastAsia="Courier New" w:cs="Courier New"/>
          <w:sz w:val="18"/>
          <w:szCs w:val="18"/>
        </w:rPr>
        <w:t xml:space="preserve"> SSL_SVCENAME </w:t>
      </w:r>
      <w:r w:rsidRPr="480D2671" w:rsidR="1CFC916E">
        <w:rPr>
          <w:rFonts w:ascii="Courier New" w:hAnsi="Courier New" w:eastAsia="Courier New" w:cs="Courier New"/>
          <w:sz w:val="18"/>
          <w:szCs w:val="18"/>
        </w:rPr>
        <w:t>25100</w:t>
      </w:r>
    </w:p>
    <w:p w:rsidR="1343EB45" w:rsidP="1343EB45" w:rsidRDefault="1343EB45" w14:paraId="18442DCF" w14:textId="21D85DDB">
      <w:pPr>
        <w:spacing w:after="0"/>
        <w:rPr>
          <w:rFonts w:ascii="Aptos" w:hAnsi="Aptos" w:eastAsia="Aptos" w:cs="Aptos"/>
        </w:rPr>
      </w:pPr>
    </w:p>
    <w:p w:rsidR="1AABAB09" w:rsidP="1343EB45" w:rsidRDefault="1AABAB09" w14:paraId="0C55282F" w14:textId="600E1AA2">
      <w:pPr>
        <w:spacing w:after="0"/>
        <w:rPr>
          <w:rFonts w:ascii="Aptos" w:hAnsi="Aptos" w:eastAsia="Aptos" w:cs="Aptos"/>
        </w:rPr>
      </w:pPr>
      <w:r w:rsidRPr="1343EB45">
        <w:rPr>
          <w:rFonts w:ascii="Aptos" w:hAnsi="Aptos" w:eastAsia="Aptos" w:cs="Aptos"/>
        </w:rPr>
        <w:t xml:space="preserve">Only thing left is to </w:t>
      </w:r>
      <w:proofErr w:type="gramStart"/>
      <w:r w:rsidRPr="1343EB45">
        <w:rPr>
          <w:rFonts w:ascii="Aptos" w:hAnsi="Aptos" w:eastAsia="Aptos" w:cs="Aptos"/>
        </w:rPr>
        <w:t>actually enable</w:t>
      </w:r>
      <w:proofErr w:type="gramEnd"/>
      <w:r w:rsidRPr="1343EB45">
        <w:rPr>
          <w:rFonts w:ascii="Aptos" w:hAnsi="Aptos" w:eastAsia="Aptos" w:cs="Aptos"/>
        </w:rPr>
        <w:t xml:space="preserve"> TLS:</w:t>
      </w:r>
    </w:p>
    <w:p w:rsidR="1343EB45" w:rsidP="1343EB45" w:rsidRDefault="1343EB45" w14:paraId="4197BB02" w14:textId="707C3C1F">
      <w:pPr>
        <w:spacing w:after="0"/>
        <w:rPr>
          <w:rFonts w:ascii="Aptos" w:hAnsi="Aptos" w:eastAsia="Aptos" w:cs="Aptos"/>
        </w:rPr>
      </w:pPr>
    </w:p>
    <w:p w:rsidR="1AABAB09" w:rsidP="1343EB45" w:rsidRDefault="1AABAB09" w14:paraId="60D1B61D" w14:textId="3701566A">
      <w:pPr>
        <w:spacing w:after="0"/>
        <w:rPr>
          <w:rFonts w:ascii="Courier New" w:hAnsi="Courier New" w:eastAsia="Courier New" w:cs="Courier New"/>
          <w:sz w:val="18"/>
          <w:szCs w:val="18"/>
        </w:rPr>
      </w:pPr>
      <w:r w:rsidRPr="1343EB45">
        <w:rPr>
          <w:rFonts w:ascii="Courier New" w:hAnsi="Courier New" w:eastAsia="Courier New" w:cs="Courier New"/>
          <w:sz w:val="18"/>
          <w:szCs w:val="18"/>
        </w:rPr>
        <w:t>db2set DB2COMM=SSL</w:t>
      </w:r>
    </w:p>
    <w:p w:rsidR="1343EB45" w:rsidP="1343EB45" w:rsidRDefault="1343EB45" w14:paraId="571186C6" w14:textId="05C45114">
      <w:pPr>
        <w:spacing w:after="0"/>
        <w:rPr>
          <w:rFonts w:ascii="Aptos" w:hAnsi="Aptos" w:eastAsia="Aptos" w:cs="Aptos"/>
        </w:rPr>
      </w:pPr>
    </w:p>
    <w:p w:rsidR="167F7998" w:rsidP="1343EB45" w:rsidRDefault="036AAE0B" w14:paraId="140750EF" w14:noSpellErr="1" w14:textId="67B84E19">
      <w:pPr>
        <w:spacing w:after="0"/>
        <w:rPr>
          <w:rFonts w:ascii="Aptos" w:hAnsi="Aptos" w:eastAsia="Aptos" w:cs="Aptos"/>
        </w:rPr>
      </w:pPr>
      <w:r w:rsidRPr="1F34E2F4" w:rsidR="036AAE0B">
        <w:rPr>
          <w:rFonts w:ascii="Aptos" w:hAnsi="Aptos" w:eastAsia="Aptos" w:cs="Aptos"/>
        </w:rPr>
        <w:t>That’s</w:t>
      </w:r>
      <w:r w:rsidRPr="1F34E2F4" w:rsidR="036AAE0B">
        <w:rPr>
          <w:rFonts w:ascii="Aptos" w:hAnsi="Aptos" w:eastAsia="Aptos" w:cs="Aptos"/>
        </w:rPr>
        <w:t xml:space="preserve"> it! Now </w:t>
      </w:r>
      <w:r w:rsidRPr="1F34E2F4" w:rsidR="3DD74AD1">
        <w:rPr>
          <w:rFonts w:ascii="Aptos" w:hAnsi="Aptos" w:eastAsia="Aptos" w:cs="Aptos"/>
        </w:rPr>
        <w:t>(</w:t>
      </w:r>
      <w:r w:rsidRPr="1F34E2F4" w:rsidR="036AAE0B">
        <w:rPr>
          <w:rFonts w:ascii="Aptos" w:hAnsi="Aptos" w:eastAsia="Aptos" w:cs="Aptos"/>
        </w:rPr>
        <w:t>re</w:t>
      </w:r>
      <w:r w:rsidRPr="1F34E2F4" w:rsidR="659A9BEB">
        <w:rPr>
          <w:rFonts w:ascii="Aptos" w:hAnsi="Aptos" w:eastAsia="Aptos" w:cs="Aptos"/>
        </w:rPr>
        <w:t>)</w:t>
      </w:r>
      <w:r w:rsidRPr="1F34E2F4" w:rsidR="036AAE0B">
        <w:rPr>
          <w:rFonts w:ascii="Aptos" w:hAnsi="Aptos" w:eastAsia="Aptos" w:cs="Aptos"/>
        </w:rPr>
        <w:t>start</w:t>
      </w:r>
      <w:r w:rsidRPr="1F34E2F4" w:rsidR="0C56C4CB">
        <w:rPr>
          <w:rFonts w:ascii="Aptos" w:hAnsi="Aptos" w:eastAsia="Aptos" w:cs="Aptos"/>
        </w:rPr>
        <w:t xml:space="preserve"> </w:t>
      </w:r>
      <w:r w:rsidRPr="1F34E2F4" w:rsidR="091B472B">
        <w:rPr>
          <w:rFonts w:ascii="Aptos" w:hAnsi="Aptos" w:eastAsia="Aptos" w:cs="Aptos"/>
        </w:rPr>
        <w:t>the</w:t>
      </w:r>
      <w:r w:rsidRPr="1F34E2F4" w:rsidR="036AAE0B">
        <w:rPr>
          <w:rFonts w:ascii="Aptos" w:hAnsi="Aptos" w:eastAsia="Aptos" w:cs="Aptos"/>
        </w:rPr>
        <w:t xml:space="preserve"> </w:t>
      </w:r>
      <w:r w:rsidRPr="1F34E2F4" w:rsidR="5A12A010">
        <w:rPr>
          <w:rFonts w:ascii="Aptos" w:hAnsi="Aptos" w:eastAsia="Aptos" w:cs="Aptos"/>
        </w:rPr>
        <w:t xml:space="preserve">Db2 </w:t>
      </w:r>
      <w:r w:rsidRPr="1F34E2F4" w:rsidR="5D0F54CF">
        <w:rPr>
          <w:rFonts w:ascii="Aptos" w:hAnsi="Aptos" w:eastAsia="Aptos" w:cs="Aptos"/>
        </w:rPr>
        <w:t xml:space="preserve">server </w:t>
      </w:r>
      <w:r w:rsidRPr="1F34E2F4" w:rsidR="4F276185">
        <w:rPr>
          <w:rFonts w:ascii="Aptos" w:hAnsi="Aptos" w:eastAsia="Aptos" w:cs="Aptos"/>
        </w:rPr>
        <w:t xml:space="preserve">and it </w:t>
      </w:r>
      <w:r w:rsidRPr="1F34E2F4" w:rsidR="036AAE0B">
        <w:rPr>
          <w:rFonts w:ascii="Aptos" w:hAnsi="Aptos" w:eastAsia="Aptos" w:cs="Aptos"/>
        </w:rPr>
        <w:t>is ready to receive TLS</w:t>
      </w:r>
      <w:r w:rsidRPr="1F34E2F4" w:rsidR="00BB13AD">
        <w:rPr>
          <w:rFonts w:ascii="Aptos" w:hAnsi="Aptos" w:eastAsia="Aptos" w:cs="Aptos"/>
        </w:rPr>
        <w:t xml:space="preserve"> </w:t>
      </w:r>
      <w:r w:rsidRPr="1F34E2F4" w:rsidR="036AAE0B">
        <w:rPr>
          <w:rFonts w:ascii="Aptos" w:hAnsi="Aptos" w:eastAsia="Aptos" w:cs="Aptos"/>
        </w:rPr>
        <w:t>connections</w:t>
      </w:r>
      <w:r w:rsidRPr="1F34E2F4" w:rsidR="036AAE0B">
        <w:rPr>
          <w:rFonts w:ascii="Aptos" w:hAnsi="Aptos" w:eastAsia="Aptos" w:cs="Aptos"/>
        </w:rPr>
        <w:t>!</w:t>
      </w:r>
    </w:p>
    <w:p w:rsidR="1343EB45" w:rsidP="1343EB45" w:rsidRDefault="1343EB45" w14:paraId="27E80FBC" w14:textId="31A80786">
      <w:pPr>
        <w:spacing w:after="0"/>
        <w:rPr>
          <w:rFonts w:ascii="Aptos" w:hAnsi="Aptos" w:eastAsia="Aptos" w:cs="Aptos"/>
        </w:rPr>
      </w:pPr>
    </w:p>
    <w:p w:rsidR="3D9DCE01" w:rsidP="1343EB45" w:rsidRDefault="3D9DCE01" w14:paraId="05C9FFF5" w14:textId="18BDA145" w14:noSpellErr="1">
      <w:pPr>
        <w:spacing w:after="0"/>
        <w:rPr>
          <w:rFonts w:ascii="Aptos" w:hAnsi="Aptos" w:eastAsia="Aptos" w:cs="Aptos"/>
        </w:rPr>
      </w:pPr>
      <w:r w:rsidRPr="6BDD72C5" w:rsidR="3D9DCE01">
        <w:rPr>
          <w:rFonts w:ascii="Aptos" w:hAnsi="Aptos" w:eastAsia="Aptos" w:cs="Aptos"/>
        </w:rPr>
        <w:t xml:space="preserve">Note: I </w:t>
      </w:r>
      <w:r w:rsidRPr="6BDD72C5" w:rsidR="3D9DCE01">
        <w:rPr>
          <w:rFonts w:ascii="Aptos" w:hAnsi="Aptos" w:eastAsia="Aptos" w:cs="Aptos"/>
        </w:rPr>
        <w:t>didn’t</w:t>
      </w:r>
      <w:r w:rsidRPr="6BDD72C5" w:rsidR="3D9DCE01">
        <w:rPr>
          <w:rFonts w:ascii="Aptos" w:hAnsi="Aptos" w:eastAsia="Aptos" w:cs="Aptos"/>
        </w:rPr>
        <w:t xml:space="preserve"> mention the other TLS parameters </w:t>
      </w:r>
      <w:hyperlink r:id="Rdbb16dbd28a24ec4">
        <w:r w:rsidRPr="6BDD72C5" w:rsidR="3D9DCE01">
          <w:rPr>
            <w:rStyle w:val="Hyperlink"/>
            <w:rFonts w:ascii="Courier New" w:hAnsi="Courier New" w:eastAsia="Courier New" w:cs="Courier New"/>
            <w:sz w:val="18"/>
            <w:szCs w:val="18"/>
          </w:rPr>
          <w:t>SSL_VERSIONS</w:t>
        </w:r>
      </w:hyperlink>
      <w:r w:rsidRPr="6BDD72C5" w:rsidR="3D9DCE01">
        <w:rPr>
          <w:rFonts w:ascii="Aptos" w:hAnsi="Aptos" w:eastAsia="Aptos" w:cs="Aptos"/>
        </w:rPr>
        <w:t xml:space="preserve"> and </w:t>
      </w:r>
      <w:hyperlink r:id="R1bb8094cbaed4af0">
        <w:r w:rsidRPr="6BDD72C5" w:rsidR="3D9DCE01">
          <w:rPr>
            <w:rStyle w:val="Hyperlink"/>
            <w:rFonts w:ascii="Courier New" w:hAnsi="Courier New" w:eastAsia="Courier New" w:cs="Courier New"/>
            <w:sz w:val="18"/>
            <w:szCs w:val="18"/>
          </w:rPr>
          <w:t>SSL_CIPHERSPECS</w:t>
        </w:r>
      </w:hyperlink>
      <w:r w:rsidRPr="6BDD72C5" w:rsidR="3D9DCE01">
        <w:rPr>
          <w:rFonts w:ascii="Aptos" w:hAnsi="Aptos" w:eastAsia="Aptos" w:cs="Aptos"/>
        </w:rPr>
        <w:t xml:space="preserve">. These two parameters are </w:t>
      </w:r>
      <w:r w:rsidRPr="6BDD72C5" w:rsidR="1BD603DA">
        <w:rPr>
          <w:rFonts w:ascii="Aptos" w:hAnsi="Aptos" w:eastAsia="Aptos" w:cs="Aptos"/>
        </w:rPr>
        <w:t>optional,</w:t>
      </w:r>
      <w:r w:rsidRPr="6BDD72C5" w:rsidR="3D9DCE01">
        <w:rPr>
          <w:rFonts w:ascii="Aptos" w:hAnsi="Aptos" w:eastAsia="Aptos" w:cs="Aptos"/>
        </w:rPr>
        <w:t xml:space="preserve"> and Db2 automatically picks the </w:t>
      </w:r>
      <w:r w:rsidRPr="6BDD72C5" w:rsidR="7CF038EF">
        <w:rPr>
          <w:rFonts w:ascii="Aptos" w:hAnsi="Aptos" w:eastAsia="Aptos" w:cs="Aptos"/>
        </w:rPr>
        <w:t xml:space="preserve">most </w:t>
      </w:r>
      <w:r w:rsidRPr="6BDD72C5" w:rsidR="2EC36366">
        <w:rPr>
          <w:rFonts w:ascii="Aptos" w:hAnsi="Aptos" w:eastAsia="Aptos" w:cs="Aptos"/>
        </w:rPr>
        <w:t>recently</w:t>
      </w:r>
      <w:r w:rsidRPr="6BDD72C5" w:rsidR="7CF038EF">
        <w:rPr>
          <w:rFonts w:ascii="Aptos" w:hAnsi="Aptos" w:eastAsia="Aptos" w:cs="Aptos"/>
        </w:rPr>
        <w:t xml:space="preserve"> supported TLS version and the </w:t>
      </w:r>
      <w:r w:rsidRPr="6BDD72C5" w:rsidR="3D9DCE01">
        <w:rPr>
          <w:rFonts w:ascii="Aptos" w:hAnsi="Aptos" w:eastAsia="Aptos" w:cs="Aptos"/>
        </w:rPr>
        <w:t>strongest supported cipher</w:t>
      </w:r>
      <w:r w:rsidRPr="6BDD72C5" w:rsidR="42DD49C1">
        <w:rPr>
          <w:rFonts w:ascii="Aptos" w:hAnsi="Aptos" w:eastAsia="Aptos" w:cs="Aptos"/>
        </w:rPr>
        <w:t xml:space="preserve"> for the session</w:t>
      </w:r>
      <w:r w:rsidRPr="6BDD72C5" w:rsidR="3D9DCE01">
        <w:rPr>
          <w:rFonts w:ascii="Aptos" w:hAnsi="Aptos" w:eastAsia="Aptos" w:cs="Aptos"/>
        </w:rPr>
        <w:t xml:space="preserve">. </w:t>
      </w:r>
      <w:r w:rsidRPr="6BDD72C5" w:rsidR="456D0636">
        <w:rPr>
          <w:rFonts w:ascii="Aptos" w:hAnsi="Aptos" w:eastAsia="Aptos" w:cs="Aptos"/>
        </w:rPr>
        <w:t xml:space="preserve">There are further intricacies when </w:t>
      </w:r>
      <w:r w:rsidRPr="6BDD72C5" w:rsidR="0FB3D12F">
        <w:rPr>
          <w:rFonts w:ascii="Aptos" w:hAnsi="Aptos" w:eastAsia="Aptos" w:cs="Aptos"/>
        </w:rPr>
        <w:t xml:space="preserve">using </w:t>
      </w:r>
      <w:r w:rsidRPr="6BDD72C5" w:rsidR="456D0636">
        <w:rPr>
          <w:rFonts w:ascii="Aptos" w:hAnsi="Aptos" w:eastAsia="Aptos" w:cs="Aptos"/>
        </w:rPr>
        <w:t>these two TLS features, so I will save that for another blog post.</w:t>
      </w:r>
    </w:p>
    <w:p w:rsidR="44E14A97" w:rsidP="1343EB45" w:rsidRDefault="44E14A97" w14:paraId="2424DDB8" w14:textId="3E92BEB1">
      <w:pPr>
        <w:pStyle w:val="Heading1"/>
      </w:pPr>
      <w:r w:rsidRPr="1343EB45">
        <w:t>Troubleshooting</w:t>
      </w:r>
    </w:p>
    <w:p w:rsidR="44E14A97" w:rsidP="1343EB45" w:rsidRDefault="0BB35530" w14:paraId="41626FFE" w14:noSpellErr="1" w14:textId="26775B9C">
      <w:r w:rsidR="0BB35530">
        <w:rPr/>
        <w:t xml:space="preserve">You followed all the steps above, but TLS is still not working. </w:t>
      </w:r>
      <w:r w:rsidR="2ADFC4AC">
        <w:rPr/>
        <w:t>What is</w:t>
      </w:r>
      <w:r w:rsidR="0BB35530">
        <w:rPr/>
        <w:t xml:space="preserve"> going on? </w:t>
      </w:r>
      <w:r w:rsidR="0BB35530">
        <w:rPr/>
        <w:t>We’ll</w:t>
      </w:r>
      <w:r w:rsidR="0BB35530">
        <w:rPr/>
        <w:t xml:space="preserve"> try to cover some of the common error scenarios you may have run into and how you </w:t>
      </w:r>
      <w:r w:rsidR="0AFD5C7E">
        <w:rPr/>
        <w:t>can</w:t>
      </w:r>
      <w:r w:rsidR="0BB35530">
        <w:rPr/>
        <w:t xml:space="preserve"> resolve them.</w:t>
      </w:r>
    </w:p>
    <w:p w:rsidR="44E14A97" w:rsidP="1343EB45" w:rsidRDefault="44E14A97" w14:paraId="169081EB" w14:textId="0D0EA731">
      <w:r w:rsidRPr="1343EB45">
        <w:t xml:space="preserve">For starters, the primary indicator that something went wrong when TLS is starting up is </w:t>
      </w:r>
      <w:r w:rsidRPr="1343EB45" w:rsidR="0D798C0E">
        <w:t>a SQL5043N when starting up your server:</w:t>
      </w:r>
    </w:p>
    <w:p w:rsidR="021AC286" w:rsidP="1343EB45" w:rsidRDefault="021AC286" w14:paraId="6E8A8B66" w14:textId="3C6FFEFC">
      <w:pPr>
        <w:rPr>
          <w:rFonts w:ascii="Courier New" w:hAnsi="Courier New" w:eastAsia="Courier New" w:cs="Courier New"/>
          <w:sz w:val="18"/>
          <w:szCs w:val="18"/>
        </w:rPr>
      </w:pPr>
      <w:r w:rsidRPr="1343EB45">
        <w:rPr>
          <w:rFonts w:ascii="Courier New" w:hAnsi="Courier New" w:eastAsia="Courier New" w:cs="Courier New"/>
          <w:sz w:val="18"/>
          <w:szCs w:val="18"/>
        </w:rPr>
        <w:t>$ db2start</w:t>
      </w:r>
    </w:p>
    <w:p w:rsidR="021AC286" w:rsidP="1343EB45" w:rsidRDefault="021AC286" w14:paraId="3DA689A2" w14:textId="5191F39D">
      <w:pPr>
        <w:rPr>
          <w:rFonts w:ascii="Courier New" w:hAnsi="Courier New" w:eastAsia="Courier New" w:cs="Courier New"/>
          <w:sz w:val="18"/>
          <w:szCs w:val="18"/>
        </w:rPr>
      </w:pPr>
      <w:r w:rsidRPr="1343EB45">
        <w:rPr>
          <w:rFonts w:ascii="Courier New" w:hAnsi="Courier New" w:eastAsia="Courier New" w:cs="Courier New"/>
          <w:sz w:val="18"/>
          <w:szCs w:val="18"/>
        </w:rPr>
        <w:t>SQL5043</w:t>
      </w:r>
      <w:proofErr w:type="gramStart"/>
      <w:r w:rsidRPr="1343EB45">
        <w:rPr>
          <w:rFonts w:ascii="Courier New" w:hAnsi="Courier New" w:eastAsia="Courier New" w:cs="Courier New"/>
          <w:sz w:val="18"/>
          <w:szCs w:val="18"/>
        </w:rPr>
        <w:t>N  Support</w:t>
      </w:r>
      <w:proofErr w:type="gramEnd"/>
      <w:r w:rsidRPr="1343EB45">
        <w:rPr>
          <w:rFonts w:ascii="Courier New" w:hAnsi="Courier New" w:eastAsia="Courier New" w:cs="Courier New"/>
          <w:sz w:val="18"/>
          <w:szCs w:val="18"/>
        </w:rPr>
        <w:t xml:space="preserve"> for one or more communications protocols specified in the DB2COMM environment variable failed to start successfully. However, core database manager functionality started successfully.</w:t>
      </w:r>
    </w:p>
    <w:p w:rsidR="6B30FB30" w:rsidP="6B30FB30" w:rsidRDefault="24732E8C" w14:paraId="147A0317" w14:textId="7F8BEFF9">
      <w:pPr>
        <w:spacing w:after="240"/>
        <w:rPr>
          <w:rFonts w:ascii="Aptos" w:hAnsi="Aptos" w:eastAsia="Aptos" w:cs="Aptos"/>
        </w:rPr>
      </w:pPr>
      <w:r w:rsidRPr="480D2671">
        <w:rPr>
          <w:rFonts w:ascii="Aptos" w:hAnsi="Aptos" w:eastAsia="Aptos" w:cs="Aptos"/>
        </w:rPr>
        <w:t xml:space="preserve">Uh-oh! Something went wrong! </w:t>
      </w:r>
      <w:r w:rsidRPr="480D2671" w:rsidR="0BD575A2">
        <w:rPr>
          <w:rFonts w:ascii="Aptos" w:hAnsi="Aptos" w:eastAsia="Aptos" w:cs="Aptos"/>
        </w:rPr>
        <w:t xml:space="preserve">First thing to check </w:t>
      </w:r>
      <w:r w:rsidRPr="480D2671" w:rsidR="32B8B85A">
        <w:rPr>
          <w:rFonts w:ascii="Aptos" w:hAnsi="Aptos" w:eastAsia="Aptos" w:cs="Aptos"/>
        </w:rPr>
        <w:t xml:space="preserve">is </w:t>
      </w:r>
      <w:r w:rsidRPr="480D2671" w:rsidR="0BD575A2">
        <w:rPr>
          <w:rFonts w:ascii="Aptos" w:hAnsi="Aptos" w:eastAsia="Aptos" w:cs="Aptos"/>
        </w:rPr>
        <w:t xml:space="preserve">the </w:t>
      </w:r>
      <w:r w:rsidRPr="480D2671" w:rsidR="0BD575A2">
        <w:rPr>
          <w:rFonts w:ascii="Courier New" w:hAnsi="Courier New" w:eastAsia="Courier New" w:cs="Courier New"/>
          <w:sz w:val="18"/>
          <w:szCs w:val="18"/>
        </w:rPr>
        <w:t>db2diag.log</w:t>
      </w:r>
      <w:r w:rsidRPr="480D2671" w:rsidR="0BD575A2">
        <w:rPr>
          <w:rFonts w:ascii="Aptos" w:hAnsi="Aptos" w:eastAsia="Aptos" w:cs="Aptos"/>
        </w:rPr>
        <w:t>. Sometimes, the message is straightforward:</w:t>
      </w:r>
    </w:p>
    <w:p w:rsidR="6B30FB30" w:rsidP="1343EB45" w:rsidRDefault="021AC286" w14:paraId="30C40179" w14:textId="26DB4AD6">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2025-09-05-09.57.32.482363-240 E11590E469 </w:t>
      </w:r>
      <w:r w:rsidRPr="1343EB45" w:rsidR="627F1133">
        <w:rPr>
          <w:rFonts w:ascii="Courier New" w:hAnsi="Courier New" w:eastAsia="Courier New" w:cs="Courier New"/>
          <w:sz w:val="18"/>
          <w:szCs w:val="18"/>
        </w:rPr>
        <w:t xml:space="preserve">           </w:t>
      </w:r>
      <w:r w:rsidRPr="1343EB45">
        <w:rPr>
          <w:rFonts w:ascii="Courier New" w:hAnsi="Courier New" w:eastAsia="Courier New" w:cs="Courier New"/>
          <w:sz w:val="18"/>
          <w:szCs w:val="18"/>
        </w:rPr>
        <w:t xml:space="preserve">LEVEL: Error </w:t>
      </w:r>
    </w:p>
    <w:p w:rsidR="6B30FB30" w:rsidP="1343EB45" w:rsidRDefault="021AC286" w14:paraId="730CC564" w14:textId="75815154">
      <w:pPr>
        <w:spacing w:after="0"/>
        <w:rPr>
          <w:rFonts w:ascii="Courier New" w:hAnsi="Courier New" w:eastAsia="Courier New" w:cs="Courier New"/>
          <w:sz w:val="18"/>
          <w:szCs w:val="18"/>
        </w:rPr>
      </w:pPr>
      <w:proofErr w:type="gramStart"/>
      <w:r w:rsidRPr="1343EB45">
        <w:rPr>
          <w:rFonts w:ascii="Courier New" w:hAnsi="Courier New" w:eastAsia="Courier New" w:cs="Courier New"/>
          <w:sz w:val="18"/>
          <w:szCs w:val="18"/>
        </w:rPr>
        <w:t>PID :</w:t>
      </w:r>
      <w:proofErr w:type="gramEnd"/>
      <w:r w:rsidRPr="1343EB45">
        <w:rPr>
          <w:rFonts w:ascii="Courier New" w:hAnsi="Courier New" w:eastAsia="Courier New" w:cs="Courier New"/>
          <w:sz w:val="18"/>
          <w:szCs w:val="18"/>
        </w:rPr>
        <w:t xml:space="preserve"> 3400479 </w:t>
      </w:r>
      <w:r w:rsidRPr="1343EB45" w:rsidR="68F8A2EA">
        <w:rPr>
          <w:rFonts w:ascii="Courier New" w:hAnsi="Courier New" w:eastAsia="Courier New" w:cs="Courier New"/>
          <w:sz w:val="18"/>
          <w:szCs w:val="18"/>
        </w:rPr>
        <w:t xml:space="preserve">                 </w:t>
      </w:r>
      <w:proofErr w:type="gramStart"/>
      <w:r w:rsidRPr="1343EB45">
        <w:rPr>
          <w:rFonts w:ascii="Courier New" w:hAnsi="Courier New" w:eastAsia="Courier New" w:cs="Courier New"/>
          <w:sz w:val="18"/>
          <w:szCs w:val="18"/>
        </w:rPr>
        <w:t>TID :</w:t>
      </w:r>
      <w:proofErr w:type="gramEnd"/>
      <w:r w:rsidRPr="1343EB45">
        <w:rPr>
          <w:rFonts w:ascii="Courier New" w:hAnsi="Courier New" w:eastAsia="Courier New" w:cs="Courier New"/>
          <w:sz w:val="18"/>
          <w:szCs w:val="18"/>
        </w:rPr>
        <w:t xml:space="preserve"> 140340157736512 </w:t>
      </w:r>
      <w:proofErr w:type="gramStart"/>
      <w:r w:rsidRPr="1343EB45">
        <w:rPr>
          <w:rFonts w:ascii="Courier New" w:hAnsi="Courier New" w:eastAsia="Courier New" w:cs="Courier New"/>
          <w:sz w:val="18"/>
          <w:szCs w:val="18"/>
        </w:rPr>
        <w:t>PROC :</w:t>
      </w:r>
      <w:proofErr w:type="gramEnd"/>
      <w:r w:rsidRPr="1343EB45">
        <w:rPr>
          <w:rFonts w:ascii="Courier New" w:hAnsi="Courier New" w:eastAsia="Courier New" w:cs="Courier New"/>
          <w:sz w:val="18"/>
          <w:szCs w:val="18"/>
        </w:rPr>
        <w:t xml:space="preserve"> db2sysc </w:t>
      </w:r>
    </w:p>
    <w:p w:rsidR="6B30FB30" w:rsidP="1343EB45" w:rsidRDefault="021AC286" w14:paraId="028E86D1" w14:textId="7186D392">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INSTANCE: </w:t>
      </w:r>
      <w:proofErr w:type="spellStart"/>
      <w:r w:rsidRPr="1343EB45">
        <w:rPr>
          <w:rFonts w:ascii="Courier New" w:hAnsi="Courier New" w:eastAsia="Courier New" w:cs="Courier New"/>
          <w:sz w:val="18"/>
          <w:szCs w:val="18"/>
        </w:rPr>
        <w:t>cyrusng</w:t>
      </w:r>
      <w:proofErr w:type="spellEnd"/>
      <w:r w:rsidRPr="1343EB45">
        <w:rPr>
          <w:rFonts w:ascii="Courier New" w:hAnsi="Courier New" w:eastAsia="Courier New" w:cs="Courier New"/>
          <w:sz w:val="18"/>
          <w:szCs w:val="18"/>
        </w:rPr>
        <w:t xml:space="preserve"> </w:t>
      </w:r>
      <w:r w:rsidRPr="1343EB45" w:rsidR="1519A365">
        <w:rPr>
          <w:rFonts w:ascii="Courier New" w:hAnsi="Courier New" w:eastAsia="Courier New" w:cs="Courier New"/>
          <w:sz w:val="18"/>
          <w:szCs w:val="18"/>
        </w:rPr>
        <w:t xml:space="preserve">             </w:t>
      </w:r>
      <w:proofErr w:type="gramStart"/>
      <w:r w:rsidRPr="1343EB45">
        <w:rPr>
          <w:rFonts w:ascii="Courier New" w:hAnsi="Courier New" w:eastAsia="Courier New" w:cs="Courier New"/>
          <w:sz w:val="18"/>
          <w:szCs w:val="18"/>
        </w:rPr>
        <w:t>NODE :</w:t>
      </w:r>
      <w:proofErr w:type="gramEnd"/>
      <w:r w:rsidRPr="1343EB45">
        <w:rPr>
          <w:rFonts w:ascii="Courier New" w:hAnsi="Courier New" w:eastAsia="Courier New" w:cs="Courier New"/>
          <w:sz w:val="18"/>
          <w:szCs w:val="18"/>
        </w:rPr>
        <w:t xml:space="preserve"> 000 </w:t>
      </w:r>
    </w:p>
    <w:p w:rsidR="6B30FB30" w:rsidP="1343EB45" w:rsidRDefault="021AC286" w14:paraId="0F86B81F" w14:textId="4F22232C">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HOSTNAME: CyrusNg-857tb-x86 </w:t>
      </w:r>
    </w:p>
    <w:p w:rsidR="6B30FB30" w:rsidP="1343EB45" w:rsidRDefault="021AC286" w14:paraId="378A6A9E" w14:textId="5CA0050E">
      <w:pPr>
        <w:spacing w:after="0"/>
        <w:rPr>
          <w:rFonts w:ascii="Courier New" w:hAnsi="Courier New" w:eastAsia="Courier New" w:cs="Courier New"/>
          <w:sz w:val="18"/>
          <w:szCs w:val="18"/>
        </w:rPr>
      </w:pPr>
      <w:proofErr w:type="gramStart"/>
      <w:r w:rsidRPr="1343EB45">
        <w:rPr>
          <w:rFonts w:ascii="Courier New" w:hAnsi="Courier New" w:eastAsia="Courier New" w:cs="Courier New"/>
          <w:sz w:val="18"/>
          <w:szCs w:val="18"/>
        </w:rPr>
        <w:t>EDUID :</w:t>
      </w:r>
      <w:proofErr w:type="gramEnd"/>
      <w:r w:rsidRPr="1343EB45">
        <w:rPr>
          <w:rFonts w:ascii="Courier New" w:hAnsi="Courier New" w:eastAsia="Courier New" w:cs="Courier New"/>
          <w:sz w:val="18"/>
          <w:szCs w:val="18"/>
        </w:rPr>
        <w:t xml:space="preserve"> 1 </w:t>
      </w:r>
      <w:r w:rsidRPr="1343EB45" w:rsidR="4BDC8856">
        <w:rPr>
          <w:rFonts w:ascii="Courier New" w:hAnsi="Courier New" w:eastAsia="Courier New" w:cs="Courier New"/>
          <w:sz w:val="18"/>
          <w:szCs w:val="18"/>
        </w:rPr>
        <w:t xml:space="preserve">                     </w:t>
      </w:r>
      <w:r w:rsidRPr="1343EB45">
        <w:rPr>
          <w:rFonts w:ascii="Courier New" w:hAnsi="Courier New" w:eastAsia="Courier New" w:cs="Courier New"/>
          <w:sz w:val="18"/>
          <w:szCs w:val="18"/>
        </w:rPr>
        <w:t xml:space="preserve">EDUNAME: db2sysc </w:t>
      </w:r>
    </w:p>
    <w:p w:rsidR="6B30FB30" w:rsidP="1343EB45" w:rsidRDefault="021AC286" w14:paraId="38774246" w14:textId="380170DA">
      <w:pPr>
        <w:spacing w:after="0"/>
        <w:rPr>
          <w:rFonts w:ascii="Courier New" w:hAnsi="Courier New" w:eastAsia="Courier New" w:cs="Courier New"/>
          <w:sz w:val="18"/>
          <w:szCs w:val="18"/>
        </w:rPr>
      </w:pPr>
      <w:r w:rsidRPr="1343EB45">
        <w:rPr>
          <w:rFonts w:ascii="Courier New" w:hAnsi="Courier New" w:eastAsia="Courier New" w:cs="Courier New"/>
          <w:sz w:val="18"/>
          <w:szCs w:val="18"/>
        </w:rPr>
        <w:lastRenderedPageBreak/>
        <w:t xml:space="preserve">FUNCTION: DB2 UDB, common communication, </w:t>
      </w:r>
      <w:proofErr w:type="spellStart"/>
      <w:r w:rsidRPr="1343EB45">
        <w:rPr>
          <w:rFonts w:ascii="Courier New" w:hAnsi="Courier New" w:eastAsia="Courier New" w:cs="Courier New"/>
          <w:sz w:val="18"/>
          <w:szCs w:val="18"/>
        </w:rPr>
        <w:t>sqlccLoadSSLLibrary</w:t>
      </w:r>
      <w:proofErr w:type="spellEnd"/>
      <w:r w:rsidRPr="1343EB45">
        <w:rPr>
          <w:rFonts w:ascii="Courier New" w:hAnsi="Courier New" w:eastAsia="Courier New" w:cs="Courier New"/>
          <w:sz w:val="18"/>
          <w:szCs w:val="18"/>
        </w:rPr>
        <w:t xml:space="preserve">, probe:2 </w:t>
      </w:r>
    </w:p>
    <w:p w:rsidR="6B30FB30" w:rsidP="1343EB45" w:rsidRDefault="021AC286" w14:paraId="0A80D0F9" w14:textId="6F8CAA35">
      <w:pPr>
        <w:spacing w:after="0"/>
        <w:rPr>
          <w:rFonts w:ascii="Courier New" w:hAnsi="Courier New" w:eastAsia="Courier New" w:cs="Courier New"/>
          <w:sz w:val="18"/>
          <w:szCs w:val="18"/>
        </w:rPr>
      </w:pPr>
      <w:proofErr w:type="gramStart"/>
      <w:r w:rsidRPr="1343EB45">
        <w:rPr>
          <w:rFonts w:ascii="Courier New" w:hAnsi="Courier New" w:eastAsia="Courier New" w:cs="Courier New"/>
          <w:sz w:val="18"/>
          <w:szCs w:val="18"/>
        </w:rPr>
        <w:t>MESSAGE :</w:t>
      </w:r>
      <w:proofErr w:type="gramEnd"/>
      <w:r w:rsidRPr="1343EB45">
        <w:rPr>
          <w:rFonts w:ascii="Courier New" w:hAnsi="Courier New" w:eastAsia="Courier New" w:cs="Courier New"/>
          <w:sz w:val="18"/>
          <w:szCs w:val="18"/>
        </w:rPr>
        <w:t xml:space="preserve"> ADM7012E The SSL_SVR_KEYDB DBM configuration parameter was not </w:t>
      </w:r>
    </w:p>
    <w:p w:rsidR="6B30FB30" w:rsidP="1343EB45" w:rsidRDefault="7EB97CBC" w14:paraId="144FB594" w14:textId="55472F26">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          </w:t>
      </w:r>
      <w:r w:rsidRPr="1343EB45" w:rsidR="021AC286">
        <w:rPr>
          <w:rFonts w:ascii="Courier New" w:hAnsi="Courier New" w:eastAsia="Courier New" w:cs="Courier New"/>
          <w:sz w:val="18"/>
          <w:szCs w:val="18"/>
        </w:rPr>
        <w:t>configured. Update the SSL_SVR_KEYDB configuration parameter.</w:t>
      </w:r>
    </w:p>
    <w:p w:rsidR="30444937" w:rsidP="1343EB45" w:rsidRDefault="3FCA09A3" w14:paraId="3335EE7A" w14:textId="6046AB57">
      <w:pPr>
        <w:spacing w:after="240"/>
        <w:rPr>
          <w:rFonts w:ascii="Aptos" w:hAnsi="Aptos" w:eastAsia="Aptos" w:cs="Aptos"/>
        </w:rPr>
      </w:pPr>
      <w:r w:rsidRPr="480D2671">
        <w:rPr>
          <w:rFonts w:ascii="Aptos" w:hAnsi="Aptos" w:eastAsia="Aptos" w:cs="Aptos"/>
        </w:rPr>
        <w:t xml:space="preserve">In this case, I </w:t>
      </w:r>
      <w:r w:rsidRPr="480D2671" w:rsidR="28DB1855">
        <w:rPr>
          <w:rFonts w:ascii="Aptos" w:hAnsi="Aptos" w:eastAsia="Aptos" w:cs="Aptos"/>
        </w:rPr>
        <w:t xml:space="preserve">didn’t </w:t>
      </w:r>
      <w:r w:rsidRPr="480D2671">
        <w:rPr>
          <w:rFonts w:ascii="Aptos" w:hAnsi="Aptos" w:eastAsia="Aptos" w:cs="Aptos"/>
        </w:rPr>
        <w:t xml:space="preserve">set the </w:t>
      </w:r>
      <w:r w:rsidRPr="480D2671">
        <w:rPr>
          <w:rFonts w:ascii="Courier New" w:hAnsi="Courier New" w:eastAsia="Courier New" w:cs="Courier New"/>
          <w:sz w:val="18"/>
          <w:szCs w:val="18"/>
        </w:rPr>
        <w:t>SSL_SVR_KEYDB</w:t>
      </w:r>
      <w:r w:rsidRPr="480D2671">
        <w:rPr>
          <w:rFonts w:ascii="Aptos" w:hAnsi="Aptos" w:eastAsia="Aptos" w:cs="Aptos"/>
        </w:rPr>
        <w:t xml:space="preserve"> DBM </w:t>
      </w:r>
      <w:proofErr w:type="spellStart"/>
      <w:r w:rsidRPr="480D2671">
        <w:rPr>
          <w:rFonts w:ascii="Aptos" w:hAnsi="Aptos" w:eastAsia="Aptos" w:cs="Aptos"/>
        </w:rPr>
        <w:t>cfg</w:t>
      </w:r>
      <w:proofErr w:type="spellEnd"/>
      <w:r w:rsidRPr="480D2671">
        <w:rPr>
          <w:rFonts w:ascii="Aptos" w:hAnsi="Aptos" w:eastAsia="Aptos" w:cs="Aptos"/>
        </w:rPr>
        <w:t xml:space="preserve"> parameter. </w:t>
      </w:r>
      <w:r w:rsidRPr="480D2671" w:rsidR="4DC076B3">
        <w:rPr>
          <w:rFonts w:ascii="Aptos" w:hAnsi="Aptos" w:eastAsia="Aptos" w:cs="Aptos"/>
        </w:rPr>
        <w:t xml:space="preserve">But other errors may not be as </w:t>
      </w:r>
      <w:r w:rsidRPr="480D2671" w:rsidR="7A53F318">
        <w:rPr>
          <w:rFonts w:ascii="Aptos" w:hAnsi="Aptos" w:eastAsia="Aptos" w:cs="Aptos"/>
        </w:rPr>
        <w:t>obvious</w:t>
      </w:r>
      <w:r w:rsidRPr="480D2671" w:rsidR="75191ECC">
        <w:rPr>
          <w:rFonts w:ascii="Aptos" w:hAnsi="Aptos" w:eastAsia="Aptos" w:cs="Aptos"/>
        </w:rPr>
        <w:t>, and I will detail them below</w:t>
      </w:r>
      <w:r w:rsidRPr="480D2671" w:rsidR="4DC076B3">
        <w:rPr>
          <w:rFonts w:ascii="Aptos" w:hAnsi="Aptos" w:eastAsia="Aptos" w:cs="Aptos"/>
        </w:rPr>
        <w:t>.</w:t>
      </w:r>
    </w:p>
    <w:p w:rsidR="56EAF330" w:rsidP="1343EB45" w:rsidRDefault="4548B2B7" w14:paraId="05A7575E" w14:textId="5306E7D8">
      <w:pPr>
        <w:pStyle w:val="Heading2"/>
        <w:rPr>
          <w:rFonts w:ascii="Aptos" w:hAnsi="Aptos" w:eastAsia="Aptos" w:cs="Aptos"/>
          <w:sz w:val="24"/>
          <w:szCs w:val="24"/>
        </w:rPr>
      </w:pPr>
      <w:bookmarkStart w:name="_GSKit_Error_407" w:id="81"/>
      <w:proofErr w:type="spellStart"/>
      <w:r w:rsidRPr="480D2671">
        <w:t>GSKit</w:t>
      </w:r>
      <w:proofErr w:type="spellEnd"/>
      <w:r w:rsidRPr="480D2671">
        <w:t xml:space="preserve"> Error</w:t>
      </w:r>
      <w:r w:rsidRPr="480D2671" w:rsidR="12B83F32">
        <w:t xml:space="preserve"> 407</w:t>
      </w:r>
      <w:bookmarkEnd w:id="81"/>
    </w:p>
    <w:p w:rsidR="3D295756" w:rsidP="1343EB45" w:rsidRDefault="3D295756" w14:paraId="7EEEE0DA" w14:textId="281B9C21">
      <w:r w:rsidRPr="1343EB45">
        <w:t>You may encounter the following in the db2diag.log:</w:t>
      </w:r>
    </w:p>
    <w:p w:rsidR="60777E6A" w:rsidP="1343EB45" w:rsidRDefault="60777E6A" w14:paraId="225C855C" w14:textId="7A86E470">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2025-09-05-11.19.51.739672-240 I13213E613 </w:t>
      </w:r>
      <w:r w:rsidRPr="1343EB45" w:rsidR="7D800FA4">
        <w:rPr>
          <w:rFonts w:ascii="Courier New" w:hAnsi="Courier New" w:eastAsia="Courier New" w:cs="Courier New"/>
          <w:sz w:val="18"/>
          <w:szCs w:val="18"/>
        </w:rPr>
        <w:t xml:space="preserve">           </w:t>
      </w:r>
      <w:r w:rsidRPr="1343EB45">
        <w:rPr>
          <w:rFonts w:ascii="Courier New" w:hAnsi="Courier New" w:eastAsia="Courier New" w:cs="Courier New"/>
          <w:sz w:val="18"/>
          <w:szCs w:val="18"/>
        </w:rPr>
        <w:t>LEVEL: Error</w:t>
      </w:r>
    </w:p>
    <w:p w:rsidR="60777E6A" w:rsidP="1343EB45" w:rsidRDefault="60777E6A" w14:paraId="2A7FA69A" w14:textId="3A322120">
      <w:pPr>
        <w:spacing w:after="0"/>
        <w:rPr>
          <w:rFonts w:ascii="Courier New" w:hAnsi="Courier New" w:eastAsia="Courier New" w:cs="Courier New"/>
          <w:sz w:val="18"/>
          <w:szCs w:val="18"/>
        </w:rPr>
      </w:pPr>
      <w:proofErr w:type="gramStart"/>
      <w:r w:rsidRPr="1343EB45">
        <w:rPr>
          <w:rFonts w:ascii="Courier New" w:hAnsi="Courier New" w:eastAsia="Courier New" w:cs="Courier New"/>
          <w:sz w:val="18"/>
          <w:szCs w:val="18"/>
        </w:rPr>
        <w:t>PID :</w:t>
      </w:r>
      <w:proofErr w:type="gramEnd"/>
      <w:r w:rsidRPr="1343EB45">
        <w:rPr>
          <w:rFonts w:ascii="Courier New" w:hAnsi="Courier New" w:eastAsia="Courier New" w:cs="Courier New"/>
          <w:sz w:val="18"/>
          <w:szCs w:val="18"/>
        </w:rPr>
        <w:t xml:space="preserve"> 3403116 </w:t>
      </w:r>
      <w:r w:rsidRPr="1343EB45" w:rsidR="65C3D2B2">
        <w:rPr>
          <w:rFonts w:ascii="Courier New" w:hAnsi="Courier New" w:eastAsia="Courier New" w:cs="Courier New"/>
          <w:sz w:val="18"/>
          <w:szCs w:val="18"/>
        </w:rPr>
        <w:t xml:space="preserve">                 </w:t>
      </w:r>
      <w:proofErr w:type="gramStart"/>
      <w:r w:rsidRPr="1343EB45">
        <w:rPr>
          <w:rFonts w:ascii="Courier New" w:hAnsi="Courier New" w:eastAsia="Courier New" w:cs="Courier New"/>
          <w:sz w:val="18"/>
          <w:szCs w:val="18"/>
        </w:rPr>
        <w:t>TID :</w:t>
      </w:r>
      <w:proofErr w:type="gramEnd"/>
      <w:r w:rsidRPr="1343EB45">
        <w:rPr>
          <w:rFonts w:ascii="Courier New" w:hAnsi="Courier New" w:eastAsia="Courier New" w:cs="Courier New"/>
          <w:sz w:val="18"/>
          <w:szCs w:val="18"/>
        </w:rPr>
        <w:t xml:space="preserve"> 140157348996672 </w:t>
      </w:r>
      <w:proofErr w:type="gramStart"/>
      <w:r w:rsidRPr="1343EB45">
        <w:rPr>
          <w:rFonts w:ascii="Courier New" w:hAnsi="Courier New" w:eastAsia="Courier New" w:cs="Courier New"/>
          <w:sz w:val="18"/>
          <w:szCs w:val="18"/>
        </w:rPr>
        <w:t>PROC :</w:t>
      </w:r>
      <w:proofErr w:type="gramEnd"/>
      <w:r w:rsidRPr="1343EB45">
        <w:rPr>
          <w:rFonts w:ascii="Courier New" w:hAnsi="Courier New" w:eastAsia="Courier New" w:cs="Courier New"/>
          <w:sz w:val="18"/>
          <w:szCs w:val="18"/>
        </w:rPr>
        <w:t xml:space="preserve"> db2sysc</w:t>
      </w:r>
    </w:p>
    <w:p w:rsidR="60777E6A" w:rsidP="1343EB45" w:rsidRDefault="60777E6A" w14:paraId="3DB48D75" w14:textId="33A6B6C6">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INSTANCE: </w:t>
      </w:r>
      <w:proofErr w:type="spellStart"/>
      <w:r w:rsidRPr="1343EB45">
        <w:rPr>
          <w:rFonts w:ascii="Courier New" w:hAnsi="Courier New" w:eastAsia="Courier New" w:cs="Courier New"/>
          <w:sz w:val="18"/>
          <w:szCs w:val="18"/>
        </w:rPr>
        <w:t>cyrusng</w:t>
      </w:r>
      <w:proofErr w:type="spellEnd"/>
      <w:r w:rsidRPr="1343EB45">
        <w:rPr>
          <w:rFonts w:ascii="Courier New" w:hAnsi="Courier New" w:eastAsia="Courier New" w:cs="Courier New"/>
          <w:sz w:val="18"/>
          <w:szCs w:val="18"/>
        </w:rPr>
        <w:t xml:space="preserve"> </w:t>
      </w:r>
      <w:r w:rsidRPr="1343EB45" w:rsidR="22A70268">
        <w:rPr>
          <w:rFonts w:ascii="Courier New" w:hAnsi="Courier New" w:eastAsia="Courier New" w:cs="Courier New"/>
          <w:sz w:val="18"/>
          <w:szCs w:val="18"/>
        </w:rPr>
        <w:t xml:space="preserve">             </w:t>
      </w:r>
      <w:proofErr w:type="gramStart"/>
      <w:r w:rsidRPr="1343EB45">
        <w:rPr>
          <w:rFonts w:ascii="Courier New" w:hAnsi="Courier New" w:eastAsia="Courier New" w:cs="Courier New"/>
          <w:sz w:val="18"/>
          <w:szCs w:val="18"/>
        </w:rPr>
        <w:t>NODE :</w:t>
      </w:r>
      <w:proofErr w:type="gramEnd"/>
      <w:r w:rsidRPr="1343EB45">
        <w:rPr>
          <w:rFonts w:ascii="Courier New" w:hAnsi="Courier New" w:eastAsia="Courier New" w:cs="Courier New"/>
          <w:sz w:val="18"/>
          <w:szCs w:val="18"/>
        </w:rPr>
        <w:t xml:space="preserve"> 000</w:t>
      </w:r>
    </w:p>
    <w:p w:rsidR="60777E6A" w:rsidP="1343EB45" w:rsidRDefault="60777E6A" w14:paraId="3F16F5C8" w14:textId="2A21831D">
      <w:pPr>
        <w:spacing w:after="0"/>
        <w:rPr>
          <w:rFonts w:ascii="Courier New" w:hAnsi="Courier New" w:eastAsia="Courier New" w:cs="Courier New"/>
          <w:sz w:val="18"/>
          <w:szCs w:val="18"/>
        </w:rPr>
      </w:pPr>
      <w:r w:rsidRPr="1343EB45">
        <w:rPr>
          <w:rFonts w:ascii="Courier New" w:hAnsi="Courier New" w:eastAsia="Courier New" w:cs="Courier New"/>
          <w:sz w:val="18"/>
          <w:szCs w:val="18"/>
        </w:rPr>
        <w:t>HOSTNAME: CyrusNg-857tb-x86</w:t>
      </w:r>
    </w:p>
    <w:p w:rsidR="60777E6A" w:rsidP="1343EB45" w:rsidRDefault="60777E6A" w14:paraId="2CCF2B2A" w14:textId="26A97518">
      <w:pPr>
        <w:spacing w:after="0"/>
        <w:rPr>
          <w:rFonts w:ascii="Courier New" w:hAnsi="Courier New" w:eastAsia="Courier New" w:cs="Courier New"/>
          <w:sz w:val="18"/>
          <w:szCs w:val="18"/>
        </w:rPr>
      </w:pPr>
      <w:proofErr w:type="gramStart"/>
      <w:r w:rsidRPr="1343EB45">
        <w:rPr>
          <w:rFonts w:ascii="Courier New" w:hAnsi="Courier New" w:eastAsia="Courier New" w:cs="Courier New"/>
          <w:sz w:val="18"/>
          <w:szCs w:val="18"/>
        </w:rPr>
        <w:t>EDUID :</w:t>
      </w:r>
      <w:proofErr w:type="gramEnd"/>
      <w:r w:rsidRPr="1343EB45">
        <w:rPr>
          <w:rFonts w:ascii="Courier New" w:hAnsi="Courier New" w:eastAsia="Courier New" w:cs="Courier New"/>
          <w:sz w:val="18"/>
          <w:szCs w:val="18"/>
        </w:rPr>
        <w:t xml:space="preserve"> 1 </w:t>
      </w:r>
      <w:r w:rsidRPr="1343EB45" w:rsidR="47C7ABCE">
        <w:rPr>
          <w:rFonts w:ascii="Courier New" w:hAnsi="Courier New" w:eastAsia="Courier New" w:cs="Courier New"/>
          <w:sz w:val="18"/>
          <w:szCs w:val="18"/>
        </w:rPr>
        <w:t xml:space="preserve">                     </w:t>
      </w:r>
      <w:r w:rsidRPr="1343EB45">
        <w:rPr>
          <w:rFonts w:ascii="Courier New" w:hAnsi="Courier New" w:eastAsia="Courier New" w:cs="Courier New"/>
          <w:sz w:val="18"/>
          <w:szCs w:val="18"/>
        </w:rPr>
        <w:t>EDUNAME: db2sysc</w:t>
      </w:r>
    </w:p>
    <w:p w:rsidR="60777E6A" w:rsidP="1343EB45" w:rsidRDefault="60777E6A" w14:paraId="6C446308" w14:textId="5B99C0F8">
      <w:pPr>
        <w:spacing w:after="0"/>
        <w:rPr>
          <w:rFonts w:ascii="Courier New" w:hAnsi="Courier New" w:eastAsia="Courier New" w:cs="Courier New"/>
          <w:sz w:val="18"/>
          <w:szCs w:val="18"/>
        </w:rPr>
      </w:pPr>
      <w:r w:rsidRPr="1343EB45">
        <w:rPr>
          <w:rFonts w:ascii="Courier New" w:hAnsi="Courier New" w:eastAsia="Courier New" w:cs="Courier New"/>
          <w:sz w:val="18"/>
          <w:szCs w:val="18"/>
        </w:rPr>
        <w:t>FUNCTION: DB2 UDB, common communication, sqlccMapSSLErrorToDB2Error, probe:6552</w:t>
      </w:r>
    </w:p>
    <w:p w:rsidR="60777E6A" w:rsidP="1343EB45" w:rsidRDefault="60777E6A" w14:paraId="7CD4F544" w14:textId="3A5F0F0D">
      <w:pPr>
        <w:spacing w:after="0"/>
        <w:rPr>
          <w:rFonts w:ascii="Courier New" w:hAnsi="Courier New" w:eastAsia="Courier New" w:cs="Courier New"/>
          <w:sz w:val="18"/>
          <w:szCs w:val="18"/>
        </w:rPr>
      </w:pPr>
      <w:proofErr w:type="gramStart"/>
      <w:r w:rsidRPr="1343EB45">
        <w:rPr>
          <w:rFonts w:ascii="Courier New" w:hAnsi="Courier New" w:eastAsia="Courier New" w:cs="Courier New"/>
          <w:sz w:val="18"/>
          <w:szCs w:val="18"/>
        </w:rPr>
        <w:t>MESSAGE :</w:t>
      </w:r>
      <w:proofErr w:type="gramEnd"/>
      <w:r w:rsidRPr="1343EB45">
        <w:rPr>
          <w:rFonts w:ascii="Courier New" w:hAnsi="Courier New" w:eastAsia="Courier New" w:cs="Courier New"/>
          <w:sz w:val="18"/>
          <w:szCs w:val="18"/>
        </w:rPr>
        <w:t xml:space="preserve"> DIA3604E The SSL function "</w:t>
      </w:r>
      <w:proofErr w:type="spellStart"/>
      <w:r w:rsidRPr="1343EB45">
        <w:rPr>
          <w:rFonts w:ascii="Courier New" w:hAnsi="Courier New" w:eastAsia="Courier New" w:cs="Courier New"/>
          <w:sz w:val="18"/>
          <w:szCs w:val="18"/>
        </w:rPr>
        <w:t>sqlccSSLValidateCertificate</w:t>
      </w:r>
      <w:proofErr w:type="spellEnd"/>
      <w:r w:rsidRPr="1343EB45">
        <w:rPr>
          <w:rFonts w:ascii="Courier New" w:hAnsi="Courier New" w:eastAsia="Courier New" w:cs="Courier New"/>
          <w:sz w:val="18"/>
          <w:szCs w:val="18"/>
        </w:rPr>
        <w:t>" failed with</w:t>
      </w:r>
    </w:p>
    <w:p w:rsidR="60777E6A" w:rsidP="1343EB45" w:rsidRDefault="60777E6A" w14:paraId="204F95C9" w14:textId="185F2C83">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 </w:t>
      </w:r>
      <w:r w:rsidRPr="1343EB45" w:rsidR="072CE819">
        <w:rPr>
          <w:rFonts w:ascii="Courier New" w:hAnsi="Courier New" w:eastAsia="Courier New" w:cs="Courier New"/>
          <w:sz w:val="18"/>
          <w:szCs w:val="18"/>
        </w:rPr>
        <w:t xml:space="preserve">         </w:t>
      </w:r>
      <w:r w:rsidRPr="1343EB45">
        <w:rPr>
          <w:rFonts w:ascii="Courier New" w:hAnsi="Courier New" w:eastAsia="Courier New" w:cs="Courier New"/>
          <w:sz w:val="18"/>
          <w:szCs w:val="18"/>
        </w:rPr>
        <w:t>the return code "407" in "</w:t>
      </w:r>
      <w:proofErr w:type="spellStart"/>
      <w:r w:rsidRPr="1343EB45">
        <w:rPr>
          <w:rFonts w:ascii="Courier New" w:hAnsi="Courier New" w:eastAsia="Courier New" w:cs="Courier New"/>
          <w:sz w:val="18"/>
          <w:szCs w:val="18"/>
        </w:rPr>
        <w:t>sqlccEnvironmentInitCommon</w:t>
      </w:r>
      <w:proofErr w:type="spellEnd"/>
      <w:r w:rsidRPr="1343EB45">
        <w:rPr>
          <w:rFonts w:ascii="Courier New" w:hAnsi="Courier New" w:eastAsia="Courier New" w:cs="Courier New"/>
          <w:sz w:val="18"/>
          <w:szCs w:val="18"/>
        </w:rPr>
        <w:t>".</w:t>
      </w:r>
    </w:p>
    <w:p w:rsidR="60777E6A" w:rsidP="1343EB45" w:rsidRDefault="60777E6A" w14:paraId="77C7F574" w14:textId="519A060A">
      <w:pPr>
        <w:spacing w:after="0"/>
        <w:rPr>
          <w:rFonts w:ascii="Courier New" w:hAnsi="Courier New" w:eastAsia="Courier New" w:cs="Courier New"/>
          <w:sz w:val="18"/>
          <w:szCs w:val="18"/>
        </w:rPr>
      </w:pPr>
      <w:r w:rsidRPr="1343EB45">
        <w:rPr>
          <w:rFonts w:ascii="Courier New" w:hAnsi="Courier New" w:eastAsia="Courier New" w:cs="Courier New"/>
          <w:sz w:val="18"/>
          <w:szCs w:val="18"/>
        </w:rPr>
        <w:t>DATA #</w:t>
      </w:r>
      <w:proofErr w:type="gramStart"/>
      <w:r w:rsidRPr="1343EB45">
        <w:rPr>
          <w:rFonts w:ascii="Courier New" w:hAnsi="Courier New" w:eastAsia="Courier New" w:cs="Courier New"/>
          <w:sz w:val="18"/>
          <w:szCs w:val="18"/>
        </w:rPr>
        <w:t>1 :</w:t>
      </w:r>
      <w:proofErr w:type="gramEnd"/>
      <w:r w:rsidRPr="1343EB45">
        <w:rPr>
          <w:rFonts w:ascii="Courier New" w:hAnsi="Courier New" w:eastAsia="Courier New" w:cs="Courier New"/>
          <w:sz w:val="18"/>
          <w:szCs w:val="18"/>
        </w:rPr>
        <w:t xml:space="preserve"> String, 27 bytes</w:t>
      </w:r>
    </w:p>
    <w:p w:rsidR="60777E6A" w:rsidP="1343EB45" w:rsidRDefault="60777E6A" w14:paraId="06E3FB2B" w14:textId="2E537839">
      <w:pPr>
        <w:spacing w:after="0"/>
        <w:rPr>
          <w:rFonts w:ascii="Courier New" w:hAnsi="Courier New" w:eastAsia="Courier New" w:cs="Courier New"/>
          <w:sz w:val="18"/>
          <w:szCs w:val="18"/>
        </w:rPr>
      </w:pPr>
      <w:r w:rsidRPr="1343EB45">
        <w:rPr>
          <w:rFonts w:ascii="Courier New" w:hAnsi="Courier New" w:eastAsia="Courier New" w:cs="Courier New"/>
          <w:sz w:val="18"/>
          <w:szCs w:val="18"/>
        </w:rPr>
        <w:t>GSK_ERROR_BAD_KEYFILE_LABEL</w:t>
      </w:r>
    </w:p>
    <w:p w:rsidR="60777E6A" w:rsidP="1343EB45" w:rsidRDefault="60777E6A" w14:paraId="4A90A5A4" w14:textId="619EF05A">
      <w:pPr>
        <w:spacing w:after="0"/>
        <w:rPr>
          <w:rFonts w:ascii="Courier New" w:hAnsi="Courier New" w:eastAsia="Courier New" w:cs="Courier New"/>
          <w:sz w:val="18"/>
          <w:szCs w:val="18"/>
        </w:rPr>
      </w:pPr>
      <w:r w:rsidRPr="1343EB45">
        <w:rPr>
          <w:rFonts w:ascii="Courier New" w:hAnsi="Courier New" w:eastAsia="Courier New" w:cs="Courier New"/>
          <w:sz w:val="18"/>
          <w:szCs w:val="18"/>
        </w:rPr>
        <w:t>DATA #</w:t>
      </w:r>
      <w:proofErr w:type="gramStart"/>
      <w:r w:rsidRPr="1343EB45">
        <w:rPr>
          <w:rFonts w:ascii="Courier New" w:hAnsi="Courier New" w:eastAsia="Courier New" w:cs="Courier New"/>
          <w:sz w:val="18"/>
          <w:szCs w:val="18"/>
        </w:rPr>
        <w:t>2 :</w:t>
      </w:r>
      <w:proofErr w:type="gramEnd"/>
      <w:r w:rsidRPr="1343EB45">
        <w:rPr>
          <w:rFonts w:ascii="Courier New" w:hAnsi="Courier New" w:eastAsia="Courier New" w:cs="Courier New"/>
          <w:sz w:val="18"/>
          <w:szCs w:val="18"/>
        </w:rPr>
        <w:t xml:space="preserve"> String, 54 bytes</w:t>
      </w:r>
    </w:p>
    <w:p w:rsidR="60777E6A" w:rsidP="1343EB45" w:rsidRDefault="60777E6A" w14:paraId="33E96848" w14:textId="2D4ED2DE">
      <w:pPr>
        <w:spacing w:after="0"/>
        <w:rPr>
          <w:rFonts w:ascii="Courier New" w:hAnsi="Courier New" w:eastAsia="Courier New" w:cs="Courier New"/>
          <w:sz w:val="18"/>
          <w:szCs w:val="18"/>
        </w:rPr>
      </w:pPr>
      <w:r w:rsidRPr="1343EB45">
        <w:rPr>
          <w:rFonts w:ascii="Courier New" w:hAnsi="Courier New" w:eastAsia="Courier New" w:cs="Courier New"/>
          <w:sz w:val="18"/>
          <w:szCs w:val="18"/>
        </w:rPr>
        <w:t>The specified label in the key file could not be found</w:t>
      </w:r>
    </w:p>
    <w:p w:rsidR="37B05C1F" w:rsidP="1343EB45" w:rsidRDefault="37B05C1F" w14:paraId="01CD2DBE" w14:textId="773F23FD">
      <w:pPr>
        <w:spacing w:after="240"/>
        <w:rPr>
          <w:rFonts w:ascii="Aptos" w:hAnsi="Aptos" w:eastAsia="Aptos" w:cs="Aptos"/>
        </w:rPr>
      </w:pPr>
      <w:r w:rsidRPr="1343EB45">
        <w:rPr>
          <w:rFonts w:ascii="Aptos" w:hAnsi="Aptos" w:eastAsia="Aptos" w:cs="Aptos"/>
        </w:rPr>
        <w:t xml:space="preserve">Check that the </w:t>
      </w:r>
      <w:r w:rsidRPr="1343EB45" w:rsidR="2326B8CB">
        <w:rPr>
          <w:rFonts w:ascii="Aptos" w:hAnsi="Aptos" w:eastAsia="Aptos" w:cs="Aptos"/>
        </w:rPr>
        <w:t>certificate name</w:t>
      </w:r>
      <w:r w:rsidRPr="1343EB45">
        <w:rPr>
          <w:rFonts w:ascii="Aptos" w:hAnsi="Aptos" w:eastAsia="Aptos" w:cs="Aptos"/>
        </w:rPr>
        <w:t xml:space="preserve"> you provided </w:t>
      </w:r>
      <w:r w:rsidRPr="1343EB45" w:rsidR="50B56094">
        <w:rPr>
          <w:rFonts w:ascii="Aptos" w:hAnsi="Aptos" w:eastAsia="Aptos" w:cs="Aptos"/>
        </w:rPr>
        <w:t>to</w:t>
      </w:r>
      <w:r w:rsidRPr="1343EB45">
        <w:rPr>
          <w:rFonts w:ascii="Aptos" w:hAnsi="Aptos" w:eastAsia="Aptos" w:cs="Aptos"/>
        </w:rPr>
        <w:t xml:space="preserve"> SSL_SVR_LABEL is correct.</w:t>
      </w:r>
      <w:r w:rsidRPr="1343EB45" w:rsidR="48A520E9">
        <w:rPr>
          <w:rFonts w:ascii="Aptos" w:hAnsi="Aptos" w:eastAsia="Aptos" w:cs="Aptos"/>
        </w:rPr>
        <w:t xml:space="preserve"> You can do this by running:</w:t>
      </w:r>
    </w:p>
    <w:p w:rsidR="34EAD0C6" w:rsidP="1343EB45" w:rsidRDefault="34EAD0C6" w14:paraId="0F5C5D67" w14:textId="4968E093">
      <w:pPr>
        <w:spacing w:after="240"/>
        <w:rPr>
          <w:rFonts w:ascii="Courier New" w:hAnsi="Courier New" w:eastAsia="Courier New" w:cs="Courier New"/>
          <w:sz w:val="18"/>
          <w:szCs w:val="18"/>
        </w:rPr>
      </w:pPr>
      <w:r w:rsidRPr="1343EB45">
        <w:rPr>
          <w:rFonts w:ascii="Courier New" w:hAnsi="Courier New" w:eastAsia="Courier New" w:cs="Courier New"/>
          <w:sz w:val="18"/>
          <w:szCs w:val="18"/>
        </w:rPr>
        <w:t>d</w:t>
      </w:r>
      <w:r w:rsidRPr="1343EB45" w:rsidR="48A520E9">
        <w:rPr>
          <w:rFonts w:ascii="Courier New" w:hAnsi="Courier New" w:eastAsia="Courier New" w:cs="Courier New"/>
          <w:sz w:val="18"/>
          <w:szCs w:val="18"/>
        </w:rPr>
        <w:t xml:space="preserve">b2 get </w:t>
      </w:r>
      <w:proofErr w:type="spellStart"/>
      <w:r w:rsidRPr="1343EB45" w:rsidR="48A520E9">
        <w:rPr>
          <w:rFonts w:ascii="Courier New" w:hAnsi="Courier New" w:eastAsia="Courier New" w:cs="Courier New"/>
          <w:sz w:val="18"/>
          <w:szCs w:val="18"/>
        </w:rPr>
        <w:t>dbm</w:t>
      </w:r>
      <w:proofErr w:type="spellEnd"/>
      <w:r w:rsidRPr="1343EB45" w:rsidR="48A520E9">
        <w:rPr>
          <w:rFonts w:ascii="Courier New" w:hAnsi="Courier New" w:eastAsia="Courier New" w:cs="Courier New"/>
          <w:sz w:val="18"/>
          <w:szCs w:val="18"/>
        </w:rPr>
        <w:t xml:space="preserve"> </w:t>
      </w:r>
      <w:proofErr w:type="spellStart"/>
      <w:r w:rsidRPr="1343EB45" w:rsidR="48A520E9">
        <w:rPr>
          <w:rFonts w:ascii="Courier New" w:hAnsi="Courier New" w:eastAsia="Courier New" w:cs="Courier New"/>
          <w:sz w:val="18"/>
          <w:szCs w:val="18"/>
        </w:rPr>
        <w:t>cfg</w:t>
      </w:r>
      <w:proofErr w:type="spellEnd"/>
    </w:p>
    <w:p w:rsidR="48A520E9" w:rsidP="1343EB45" w:rsidRDefault="48A520E9" w14:paraId="19FB32AB" w14:textId="6A7ECA6E">
      <w:pPr>
        <w:spacing w:after="240"/>
        <w:rPr>
          <w:rFonts w:ascii="Aptos" w:hAnsi="Aptos" w:eastAsia="Aptos" w:cs="Aptos"/>
        </w:rPr>
      </w:pPr>
      <w:r w:rsidRPr="1343EB45">
        <w:rPr>
          <w:rFonts w:ascii="Aptos" w:hAnsi="Aptos" w:eastAsia="Aptos" w:cs="Aptos"/>
        </w:rPr>
        <w:t>Correlate this with the certificates in your keystore by doing:</w:t>
      </w:r>
    </w:p>
    <w:p w:rsidR="48A520E9" w:rsidP="1343EB45" w:rsidRDefault="48A520E9" w14:paraId="1D33CA54" w14:textId="477889B0">
      <w:pPr>
        <w:rPr>
          <w:rFonts w:ascii="Courier New" w:hAnsi="Courier New" w:eastAsia="Courier New" w:cs="Courier New"/>
          <w:sz w:val="18"/>
          <w:szCs w:val="18"/>
        </w:rPr>
      </w:pPr>
      <w:r w:rsidRPr="1343EB45">
        <w:rPr>
          <w:rFonts w:ascii="Courier New" w:hAnsi="Courier New" w:eastAsia="Courier New" w:cs="Courier New"/>
          <w:sz w:val="18"/>
          <w:szCs w:val="18"/>
        </w:rPr>
        <w:t>gsk8capicmd_64 –cert –list –</w:t>
      </w:r>
      <w:proofErr w:type="spellStart"/>
      <w:r w:rsidRPr="1343EB45">
        <w:rPr>
          <w:rFonts w:ascii="Courier New" w:hAnsi="Courier New" w:eastAsia="Courier New" w:cs="Courier New"/>
          <w:sz w:val="18"/>
          <w:szCs w:val="18"/>
        </w:rPr>
        <w:t>db</w:t>
      </w:r>
      <w:proofErr w:type="spellEnd"/>
      <w:r w:rsidRPr="1343EB45">
        <w:rPr>
          <w:rFonts w:ascii="Courier New" w:hAnsi="Courier New" w:eastAsia="Courier New" w:cs="Courier New"/>
          <w:sz w:val="18"/>
          <w:szCs w:val="18"/>
        </w:rPr>
        <w:t xml:space="preserve"> path/to/</w:t>
      </w:r>
      <w:proofErr w:type="gramStart"/>
      <w:r w:rsidRPr="1343EB45">
        <w:rPr>
          <w:rFonts w:ascii="Courier New" w:hAnsi="Courier New" w:eastAsia="Courier New" w:cs="Courier New"/>
          <w:sz w:val="18"/>
          <w:szCs w:val="18"/>
        </w:rPr>
        <w:t>server.p</w:t>
      </w:r>
      <w:proofErr w:type="gramEnd"/>
      <w:r w:rsidRPr="1343EB45">
        <w:rPr>
          <w:rFonts w:ascii="Courier New" w:hAnsi="Courier New" w:eastAsia="Courier New" w:cs="Courier New"/>
          <w:sz w:val="18"/>
          <w:szCs w:val="18"/>
        </w:rPr>
        <w:t>12 -stashed</w:t>
      </w:r>
    </w:p>
    <w:p w:rsidR="48A520E9" w:rsidP="1343EB45" w:rsidRDefault="48A520E9" w14:paraId="33EDDB98" w14:textId="0B2D6211">
      <w:r w:rsidRPr="1343EB45">
        <w:t>This will give output looking like this:</w:t>
      </w:r>
    </w:p>
    <w:p w:rsidR="48A520E9" w:rsidP="1343EB45" w:rsidRDefault="48A520E9" w14:paraId="07F3625A" w14:textId="3328EF8F">
      <w:pPr>
        <w:spacing w:after="240"/>
        <w:rPr>
          <w:rFonts w:ascii="Courier New" w:hAnsi="Courier New" w:eastAsia="Courier New" w:cs="Courier New"/>
          <w:sz w:val="18"/>
          <w:szCs w:val="18"/>
        </w:rPr>
      </w:pPr>
      <w:r w:rsidRPr="1343EB45">
        <w:rPr>
          <w:rFonts w:ascii="Courier New" w:hAnsi="Courier New" w:eastAsia="Courier New" w:cs="Courier New"/>
          <w:sz w:val="18"/>
          <w:szCs w:val="18"/>
        </w:rPr>
        <w:t>Certificates found</w:t>
      </w:r>
    </w:p>
    <w:p w:rsidR="48A520E9" w:rsidP="1343EB45" w:rsidRDefault="48A520E9" w14:paraId="0CE9D71F" w14:textId="577204CB">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 </w:t>
      </w:r>
      <w:proofErr w:type="gramStart"/>
      <w:r w:rsidRPr="1343EB45">
        <w:rPr>
          <w:rFonts w:ascii="Courier New" w:hAnsi="Courier New" w:eastAsia="Courier New" w:cs="Courier New"/>
          <w:sz w:val="18"/>
          <w:szCs w:val="18"/>
        </w:rPr>
        <w:t>default</w:t>
      </w:r>
      <w:proofErr w:type="gramEnd"/>
      <w:r w:rsidRPr="1343EB45">
        <w:rPr>
          <w:rFonts w:ascii="Courier New" w:hAnsi="Courier New" w:eastAsia="Courier New" w:cs="Courier New"/>
          <w:sz w:val="18"/>
          <w:szCs w:val="18"/>
        </w:rPr>
        <w:t>, - personal</w:t>
      </w:r>
      <w:proofErr w:type="gramStart"/>
      <w:r w:rsidRPr="1343EB45">
        <w:rPr>
          <w:rFonts w:ascii="Courier New" w:hAnsi="Courier New" w:eastAsia="Courier New" w:cs="Courier New"/>
          <w:sz w:val="18"/>
          <w:szCs w:val="18"/>
        </w:rPr>
        <w:t>, !</w:t>
      </w:r>
      <w:proofErr w:type="gramEnd"/>
      <w:r w:rsidRPr="1343EB45">
        <w:rPr>
          <w:rFonts w:ascii="Courier New" w:hAnsi="Courier New" w:eastAsia="Courier New" w:cs="Courier New"/>
          <w:sz w:val="18"/>
          <w:szCs w:val="18"/>
        </w:rPr>
        <w:t xml:space="preserve"> trusted, # secret key</w:t>
      </w:r>
    </w:p>
    <w:p w:rsidR="48A520E9" w:rsidP="1343EB45" w:rsidRDefault="48A520E9" w14:paraId="5F300FD1" w14:textId="6FF5A353">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       </w:t>
      </w:r>
      <w:proofErr w:type="spellStart"/>
      <w:r w:rsidRPr="1343EB45">
        <w:rPr>
          <w:rFonts w:ascii="Courier New" w:hAnsi="Courier New" w:eastAsia="Courier New" w:cs="Courier New"/>
          <w:sz w:val="18"/>
          <w:szCs w:val="18"/>
        </w:rPr>
        <w:t>mylabel</w:t>
      </w:r>
      <w:proofErr w:type="spellEnd"/>
    </w:p>
    <w:p w:rsidR="00BB13AD" w:rsidP="1343EB45" w:rsidRDefault="00BB13AD" w14:paraId="50C24702" w14:textId="77777777" w14:noSpellErr="1">
      <w:pPr>
        <w:spacing w:after="240"/>
        <w:rPr>
          <w:rFonts w:ascii="Aptos" w:hAnsi="Aptos" w:eastAsia="Aptos" w:cs="Aptos"/>
        </w:rPr>
      </w:pPr>
    </w:p>
    <w:p w:rsidR="48A520E9" w:rsidP="1343EB45" w:rsidRDefault="48A520E9" w14:paraId="6D6EB755" w14:textId="5C05F877" w14:noSpellErr="1">
      <w:pPr>
        <w:spacing w:after="240"/>
        <w:rPr>
          <w:rFonts w:ascii="Aptos" w:hAnsi="Aptos" w:eastAsia="Aptos" w:cs="Aptos"/>
        </w:rPr>
      </w:pPr>
      <w:r w:rsidRPr="1F34E2F4" w:rsidR="48A520E9">
        <w:rPr>
          <w:rFonts w:ascii="Aptos" w:hAnsi="Aptos" w:eastAsia="Aptos" w:cs="Aptos"/>
        </w:rPr>
        <w:t xml:space="preserve">If the certificate label matches what you provided to </w:t>
      </w:r>
      <w:r w:rsidRPr="1F34E2F4" w:rsidR="48A520E9">
        <w:rPr>
          <w:rFonts w:ascii="Courier New" w:hAnsi="Courier New" w:eastAsia="Courier New" w:cs="Courier New"/>
          <w:sz w:val="18"/>
          <w:szCs w:val="18"/>
        </w:rPr>
        <w:t>SSL_SVR_LABEL</w:t>
      </w:r>
      <w:r w:rsidRPr="1F34E2F4" w:rsidR="48A520E9">
        <w:rPr>
          <w:rFonts w:ascii="Aptos" w:hAnsi="Aptos" w:eastAsia="Aptos" w:cs="Aptos"/>
        </w:rPr>
        <w:t xml:space="preserve">, then also check that this is a personal certificate (note the “-” beside the certificate). If </w:t>
      </w:r>
      <w:r w:rsidRPr="1F34E2F4" w:rsidR="14AA0E3D">
        <w:rPr>
          <w:rFonts w:ascii="Aptos" w:hAnsi="Aptos" w:eastAsia="Aptos" w:cs="Aptos"/>
        </w:rPr>
        <w:t xml:space="preserve">this </w:t>
      </w:r>
      <w:r w:rsidRPr="1F34E2F4" w:rsidR="14AA0E3D">
        <w:rPr>
          <w:rFonts w:ascii="Aptos" w:hAnsi="Aptos" w:eastAsia="Aptos" w:cs="Aptos"/>
        </w:rPr>
        <w:t>isn’t</w:t>
      </w:r>
      <w:r w:rsidRPr="1F34E2F4" w:rsidR="14AA0E3D">
        <w:rPr>
          <w:rFonts w:ascii="Aptos" w:hAnsi="Aptos" w:eastAsia="Aptos" w:cs="Aptos"/>
        </w:rPr>
        <w:t xml:space="preserve"> the case, then you will need to recreate </w:t>
      </w:r>
      <w:r w:rsidRPr="1F34E2F4" w:rsidR="3848A52F">
        <w:rPr>
          <w:rFonts w:ascii="Aptos" w:hAnsi="Aptos" w:eastAsia="Aptos" w:cs="Aptos"/>
        </w:rPr>
        <w:t>or re-import the certificate</w:t>
      </w:r>
      <w:r w:rsidRPr="1F34E2F4" w:rsidR="00BB13AD">
        <w:rPr>
          <w:rFonts w:ascii="Aptos" w:hAnsi="Aptos" w:eastAsia="Aptos" w:cs="Aptos"/>
        </w:rPr>
        <w:t xml:space="preserve"> into the keystore</w:t>
      </w:r>
      <w:r w:rsidRPr="1F34E2F4" w:rsidR="3848A52F">
        <w:rPr>
          <w:rFonts w:ascii="Aptos" w:hAnsi="Aptos" w:eastAsia="Aptos" w:cs="Aptos"/>
        </w:rPr>
        <w:t>.</w:t>
      </w:r>
    </w:p>
    <w:p w:rsidR="1A75AB92" w:rsidP="138AF6DA" w:rsidRDefault="1A75AB92" w14:paraId="21FB5B38" w14:textId="3F8C90EE">
      <w:pPr>
        <w:pStyle w:val="Heading3"/>
        <w:rPr>
          <w:rFonts w:ascii="Aptos" w:hAnsi="Aptos" w:eastAsia="Aptos" w:cs="Aptos"/>
          <w:sz w:val="24"/>
          <w:szCs w:val="24"/>
        </w:rPr>
      </w:pPr>
      <w:r w:rsidRPr="138AF6DA">
        <w:t>Errors with CA-signed certificates</w:t>
      </w:r>
    </w:p>
    <w:p w:rsidR="1A75AB92" w:rsidP="1343EB45" w:rsidRDefault="1A75AB92" w14:paraId="30BAB646" w14:textId="66FBBB6C">
      <w:pPr>
        <w:spacing w:after="240"/>
        <w:rPr>
          <w:rFonts w:ascii="Aptos" w:hAnsi="Aptos" w:eastAsia="Aptos" w:cs="Aptos"/>
        </w:rPr>
      </w:pPr>
      <w:r w:rsidRPr="138AF6DA">
        <w:rPr>
          <w:rFonts w:ascii="Aptos" w:hAnsi="Aptos" w:eastAsia="Aptos" w:cs="Aptos"/>
        </w:rPr>
        <w:t xml:space="preserve">You </w:t>
      </w:r>
      <w:r w:rsidRPr="138AF6DA" w:rsidR="30126A96">
        <w:rPr>
          <w:rFonts w:ascii="Aptos" w:hAnsi="Aptos" w:eastAsia="Aptos" w:cs="Aptos"/>
        </w:rPr>
        <w:t xml:space="preserve">may encounter errors in the </w:t>
      </w:r>
      <w:r w:rsidRPr="138AF6DA" w:rsidR="30126A96">
        <w:rPr>
          <w:rFonts w:ascii="Courier New" w:hAnsi="Courier New" w:eastAsia="Courier New" w:cs="Courier New"/>
          <w:sz w:val="18"/>
          <w:szCs w:val="18"/>
        </w:rPr>
        <w:t>db2</w:t>
      </w:r>
      <w:r w:rsidRPr="138AF6DA" w:rsidR="6123C9FF">
        <w:rPr>
          <w:rFonts w:ascii="Courier New" w:hAnsi="Courier New" w:eastAsia="Courier New" w:cs="Courier New"/>
          <w:sz w:val="18"/>
          <w:szCs w:val="18"/>
        </w:rPr>
        <w:t>di</w:t>
      </w:r>
      <w:r w:rsidRPr="138AF6DA" w:rsidR="30126A96">
        <w:rPr>
          <w:rFonts w:ascii="Courier New" w:hAnsi="Courier New" w:eastAsia="Courier New" w:cs="Courier New"/>
          <w:sz w:val="18"/>
          <w:szCs w:val="18"/>
        </w:rPr>
        <w:t>ag.log</w:t>
      </w:r>
      <w:r w:rsidRPr="138AF6DA" w:rsidR="30126A96">
        <w:rPr>
          <w:rFonts w:ascii="Aptos" w:hAnsi="Aptos" w:eastAsia="Aptos" w:cs="Aptos"/>
        </w:rPr>
        <w:t xml:space="preserve"> that look something like this:</w:t>
      </w:r>
    </w:p>
    <w:p w:rsidR="1A75AB92" w:rsidP="1343EB45" w:rsidRDefault="1A75AB92" w14:paraId="6D4A6D75" w14:textId="00A2B1F1">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2025-09-05-12.04.49.796323-240 I11138E2456 </w:t>
      </w:r>
      <w:r w:rsidRPr="1343EB45" w:rsidR="25DC5B13">
        <w:rPr>
          <w:rFonts w:ascii="Courier New" w:hAnsi="Courier New" w:eastAsia="Courier New" w:cs="Courier New"/>
          <w:sz w:val="18"/>
          <w:szCs w:val="18"/>
        </w:rPr>
        <w:t xml:space="preserve">          </w:t>
      </w:r>
      <w:r w:rsidRPr="1343EB45">
        <w:rPr>
          <w:rFonts w:ascii="Courier New" w:hAnsi="Courier New" w:eastAsia="Courier New" w:cs="Courier New"/>
          <w:sz w:val="18"/>
          <w:szCs w:val="18"/>
        </w:rPr>
        <w:t xml:space="preserve">LEVEL: Error </w:t>
      </w:r>
    </w:p>
    <w:p w:rsidR="1A75AB92" w:rsidP="1343EB45" w:rsidRDefault="1A75AB92" w14:paraId="0CDA52FC" w14:textId="48A5E1BF">
      <w:pPr>
        <w:spacing w:after="0"/>
        <w:rPr>
          <w:rFonts w:ascii="Courier New" w:hAnsi="Courier New" w:eastAsia="Courier New" w:cs="Courier New"/>
          <w:sz w:val="18"/>
          <w:szCs w:val="18"/>
        </w:rPr>
      </w:pPr>
      <w:proofErr w:type="gramStart"/>
      <w:r w:rsidRPr="1343EB45">
        <w:rPr>
          <w:rFonts w:ascii="Courier New" w:hAnsi="Courier New" w:eastAsia="Courier New" w:cs="Courier New"/>
          <w:sz w:val="18"/>
          <w:szCs w:val="18"/>
        </w:rPr>
        <w:t>PID :</w:t>
      </w:r>
      <w:proofErr w:type="gramEnd"/>
      <w:r w:rsidRPr="1343EB45">
        <w:rPr>
          <w:rFonts w:ascii="Courier New" w:hAnsi="Courier New" w:eastAsia="Courier New" w:cs="Courier New"/>
          <w:sz w:val="18"/>
          <w:szCs w:val="18"/>
        </w:rPr>
        <w:t xml:space="preserve"> 3403630 </w:t>
      </w:r>
      <w:r w:rsidRPr="1343EB45" w:rsidR="35F032C1">
        <w:rPr>
          <w:rFonts w:ascii="Courier New" w:hAnsi="Courier New" w:eastAsia="Courier New" w:cs="Courier New"/>
          <w:sz w:val="18"/>
          <w:szCs w:val="18"/>
        </w:rPr>
        <w:t xml:space="preserve">                 </w:t>
      </w:r>
      <w:proofErr w:type="gramStart"/>
      <w:r w:rsidRPr="1343EB45">
        <w:rPr>
          <w:rFonts w:ascii="Courier New" w:hAnsi="Courier New" w:eastAsia="Courier New" w:cs="Courier New"/>
          <w:sz w:val="18"/>
          <w:szCs w:val="18"/>
        </w:rPr>
        <w:t>TID :</w:t>
      </w:r>
      <w:proofErr w:type="gramEnd"/>
      <w:r w:rsidRPr="1343EB45">
        <w:rPr>
          <w:rFonts w:ascii="Courier New" w:hAnsi="Courier New" w:eastAsia="Courier New" w:cs="Courier New"/>
          <w:sz w:val="18"/>
          <w:szCs w:val="18"/>
        </w:rPr>
        <w:t xml:space="preserve"> 140280183383616 </w:t>
      </w:r>
      <w:proofErr w:type="gramStart"/>
      <w:r w:rsidRPr="1343EB45">
        <w:rPr>
          <w:rFonts w:ascii="Courier New" w:hAnsi="Courier New" w:eastAsia="Courier New" w:cs="Courier New"/>
          <w:sz w:val="18"/>
          <w:szCs w:val="18"/>
        </w:rPr>
        <w:t>PROC :</w:t>
      </w:r>
      <w:proofErr w:type="gramEnd"/>
      <w:r w:rsidRPr="1343EB45">
        <w:rPr>
          <w:rFonts w:ascii="Courier New" w:hAnsi="Courier New" w:eastAsia="Courier New" w:cs="Courier New"/>
          <w:sz w:val="18"/>
          <w:szCs w:val="18"/>
        </w:rPr>
        <w:t xml:space="preserve"> db2sysc </w:t>
      </w:r>
    </w:p>
    <w:p w:rsidR="1A75AB92" w:rsidP="1343EB45" w:rsidRDefault="1A75AB92" w14:paraId="1EA3D5EC" w14:textId="18DC3826">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INSTANCE: </w:t>
      </w:r>
      <w:proofErr w:type="spellStart"/>
      <w:r w:rsidRPr="1343EB45">
        <w:rPr>
          <w:rFonts w:ascii="Courier New" w:hAnsi="Courier New" w:eastAsia="Courier New" w:cs="Courier New"/>
          <w:sz w:val="18"/>
          <w:szCs w:val="18"/>
        </w:rPr>
        <w:t>cyrusng</w:t>
      </w:r>
      <w:proofErr w:type="spellEnd"/>
      <w:r w:rsidRPr="1343EB45">
        <w:rPr>
          <w:rFonts w:ascii="Courier New" w:hAnsi="Courier New" w:eastAsia="Courier New" w:cs="Courier New"/>
          <w:sz w:val="18"/>
          <w:szCs w:val="18"/>
        </w:rPr>
        <w:t xml:space="preserve"> </w:t>
      </w:r>
      <w:r w:rsidRPr="1343EB45" w:rsidR="5AB228F1">
        <w:rPr>
          <w:rFonts w:ascii="Courier New" w:hAnsi="Courier New" w:eastAsia="Courier New" w:cs="Courier New"/>
          <w:sz w:val="18"/>
          <w:szCs w:val="18"/>
        </w:rPr>
        <w:t xml:space="preserve">             </w:t>
      </w:r>
      <w:proofErr w:type="gramStart"/>
      <w:r w:rsidRPr="1343EB45">
        <w:rPr>
          <w:rFonts w:ascii="Courier New" w:hAnsi="Courier New" w:eastAsia="Courier New" w:cs="Courier New"/>
          <w:sz w:val="18"/>
          <w:szCs w:val="18"/>
        </w:rPr>
        <w:t>NODE :</w:t>
      </w:r>
      <w:proofErr w:type="gramEnd"/>
      <w:r w:rsidRPr="1343EB45">
        <w:rPr>
          <w:rFonts w:ascii="Courier New" w:hAnsi="Courier New" w:eastAsia="Courier New" w:cs="Courier New"/>
          <w:sz w:val="18"/>
          <w:szCs w:val="18"/>
        </w:rPr>
        <w:t xml:space="preserve"> 000 </w:t>
      </w:r>
    </w:p>
    <w:p w:rsidR="1A75AB92" w:rsidP="1343EB45" w:rsidRDefault="1A75AB92" w14:paraId="7E4E8413" w14:textId="64B5857E">
      <w:pPr>
        <w:spacing w:after="0"/>
        <w:rPr>
          <w:rFonts w:ascii="Courier New" w:hAnsi="Courier New" w:eastAsia="Courier New" w:cs="Courier New"/>
          <w:sz w:val="18"/>
          <w:szCs w:val="18"/>
        </w:rPr>
      </w:pPr>
      <w:r w:rsidRPr="1343EB45">
        <w:rPr>
          <w:rFonts w:ascii="Courier New" w:hAnsi="Courier New" w:eastAsia="Courier New" w:cs="Courier New"/>
          <w:sz w:val="18"/>
          <w:szCs w:val="18"/>
        </w:rPr>
        <w:lastRenderedPageBreak/>
        <w:t xml:space="preserve">HOSTNAME: CyrusNg-857tb-x86 </w:t>
      </w:r>
    </w:p>
    <w:p w:rsidR="1A75AB92" w:rsidP="1343EB45" w:rsidRDefault="1A75AB92" w14:paraId="5B920442" w14:textId="43C85EC3">
      <w:pPr>
        <w:spacing w:after="0"/>
        <w:rPr>
          <w:rFonts w:ascii="Courier New" w:hAnsi="Courier New" w:eastAsia="Courier New" w:cs="Courier New"/>
          <w:sz w:val="18"/>
          <w:szCs w:val="18"/>
        </w:rPr>
      </w:pPr>
      <w:proofErr w:type="gramStart"/>
      <w:r w:rsidRPr="1343EB45">
        <w:rPr>
          <w:rFonts w:ascii="Courier New" w:hAnsi="Courier New" w:eastAsia="Courier New" w:cs="Courier New"/>
          <w:sz w:val="18"/>
          <w:szCs w:val="18"/>
        </w:rPr>
        <w:t>EDUID :</w:t>
      </w:r>
      <w:proofErr w:type="gramEnd"/>
      <w:r w:rsidRPr="1343EB45">
        <w:rPr>
          <w:rFonts w:ascii="Courier New" w:hAnsi="Courier New" w:eastAsia="Courier New" w:cs="Courier New"/>
          <w:sz w:val="18"/>
          <w:szCs w:val="18"/>
        </w:rPr>
        <w:t xml:space="preserve"> 1 </w:t>
      </w:r>
      <w:r w:rsidRPr="1343EB45" w:rsidR="6BD5E286">
        <w:rPr>
          <w:rFonts w:ascii="Courier New" w:hAnsi="Courier New" w:eastAsia="Courier New" w:cs="Courier New"/>
          <w:sz w:val="18"/>
          <w:szCs w:val="18"/>
        </w:rPr>
        <w:t xml:space="preserve">                     </w:t>
      </w:r>
      <w:r w:rsidRPr="1343EB45">
        <w:rPr>
          <w:rFonts w:ascii="Courier New" w:hAnsi="Courier New" w:eastAsia="Courier New" w:cs="Courier New"/>
          <w:sz w:val="18"/>
          <w:szCs w:val="18"/>
        </w:rPr>
        <w:t xml:space="preserve">EDUNAME: db2sysc </w:t>
      </w:r>
    </w:p>
    <w:p w:rsidR="1A75AB92" w:rsidP="1343EB45" w:rsidRDefault="1A75AB92" w14:paraId="4088FF25" w14:textId="723B6C7F">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FUNCTION: DB2 UDB, common communication, </w:t>
      </w:r>
      <w:proofErr w:type="spellStart"/>
      <w:r w:rsidRPr="1343EB45">
        <w:rPr>
          <w:rFonts w:ascii="Courier New" w:hAnsi="Courier New" w:eastAsia="Courier New" w:cs="Courier New"/>
          <w:sz w:val="18"/>
          <w:szCs w:val="18"/>
        </w:rPr>
        <w:t>sqlccSSLValidateCertificate</w:t>
      </w:r>
      <w:proofErr w:type="spellEnd"/>
      <w:r w:rsidRPr="1343EB45">
        <w:rPr>
          <w:rFonts w:ascii="Courier New" w:hAnsi="Courier New" w:eastAsia="Courier New" w:cs="Courier New"/>
          <w:sz w:val="18"/>
          <w:szCs w:val="18"/>
        </w:rPr>
        <w:t xml:space="preserve">, probe:7602 </w:t>
      </w:r>
      <w:proofErr w:type="gramStart"/>
      <w:r w:rsidRPr="1343EB45">
        <w:rPr>
          <w:rFonts w:ascii="Courier New" w:hAnsi="Courier New" w:eastAsia="Courier New" w:cs="Courier New"/>
          <w:sz w:val="18"/>
          <w:szCs w:val="18"/>
        </w:rPr>
        <w:t>MESSAGE :</w:t>
      </w:r>
      <w:proofErr w:type="gramEnd"/>
      <w:r w:rsidRPr="1343EB45">
        <w:rPr>
          <w:rFonts w:ascii="Courier New" w:hAnsi="Courier New" w:eastAsia="Courier New" w:cs="Courier New"/>
          <w:sz w:val="18"/>
          <w:szCs w:val="18"/>
        </w:rPr>
        <w:t xml:space="preserve"> Certificate Validation Failed </w:t>
      </w:r>
    </w:p>
    <w:p w:rsidR="1A75AB92" w:rsidP="1343EB45" w:rsidRDefault="1A75AB92" w14:paraId="5E182240" w14:textId="6FF935C7">
      <w:pPr>
        <w:spacing w:after="0"/>
        <w:rPr>
          <w:rFonts w:ascii="Courier New" w:hAnsi="Courier New" w:eastAsia="Courier New" w:cs="Courier New"/>
          <w:sz w:val="18"/>
          <w:szCs w:val="18"/>
        </w:rPr>
      </w:pPr>
      <w:r w:rsidRPr="1343EB45">
        <w:rPr>
          <w:rFonts w:ascii="Courier New" w:hAnsi="Courier New" w:eastAsia="Courier New" w:cs="Courier New"/>
          <w:sz w:val="18"/>
          <w:szCs w:val="18"/>
        </w:rPr>
        <w:t>DATA #</w:t>
      </w:r>
      <w:proofErr w:type="gramStart"/>
      <w:r w:rsidRPr="1343EB45">
        <w:rPr>
          <w:rFonts w:ascii="Courier New" w:hAnsi="Courier New" w:eastAsia="Courier New" w:cs="Courier New"/>
          <w:sz w:val="18"/>
          <w:szCs w:val="18"/>
        </w:rPr>
        <w:t>1 :</w:t>
      </w:r>
      <w:proofErr w:type="gramEnd"/>
      <w:r w:rsidRPr="1343EB45">
        <w:rPr>
          <w:rFonts w:ascii="Courier New" w:hAnsi="Courier New" w:eastAsia="Courier New" w:cs="Courier New"/>
          <w:sz w:val="18"/>
          <w:szCs w:val="18"/>
        </w:rPr>
        <w:t xml:space="preserve"> String, 138 bytes </w:t>
      </w:r>
    </w:p>
    <w:p w:rsidR="1A75AB92" w:rsidP="1343EB45" w:rsidRDefault="1A75AB92" w14:paraId="34D83C06" w14:textId="085428EE">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message, certificate label, TLS 1.3 Status, public key OID, signature algorithm OID, key </w:t>
      </w:r>
      <w:proofErr w:type="spellStart"/>
      <w:proofErr w:type="gramStart"/>
      <w:r w:rsidRPr="1343EB45">
        <w:rPr>
          <w:rFonts w:ascii="Courier New" w:hAnsi="Courier New" w:eastAsia="Courier New" w:cs="Courier New"/>
          <w:sz w:val="18"/>
          <w:szCs w:val="18"/>
        </w:rPr>
        <w:t>size,validity</w:t>
      </w:r>
      <w:proofErr w:type="spellEnd"/>
      <w:proofErr w:type="gramEnd"/>
      <w:r w:rsidRPr="1343EB45">
        <w:rPr>
          <w:rFonts w:ascii="Courier New" w:hAnsi="Courier New" w:eastAsia="Courier New" w:cs="Courier New"/>
          <w:sz w:val="18"/>
          <w:szCs w:val="18"/>
        </w:rPr>
        <w:t xml:space="preserve"> start, expiry, validation error log </w:t>
      </w:r>
    </w:p>
    <w:p w:rsidR="1A75AB92" w:rsidP="1343EB45" w:rsidRDefault="1A75AB92" w14:paraId="742C9A0E" w14:textId="628745FE">
      <w:pPr>
        <w:spacing w:after="0"/>
        <w:rPr>
          <w:rFonts w:ascii="Courier New" w:hAnsi="Courier New" w:eastAsia="Courier New" w:cs="Courier New"/>
          <w:sz w:val="18"/>
          <w:szCs w:val="18"/>
        </w:rPr>
      </w:pPr>
      <w:r w:rsidRPr="1343EB45">
        <w:rPr>
          <w:rFonts w:ascii="Courier New" w:hAnsi="Courier New" w:eastAsia="Courier New" w:cs="Courier New"/>
          <w:sz w:val="18"/>
          <w:szCs w:val="18"/>
        </w:rPr>
        <w:t>DATA #</w:t>
      </w:r>
      <w:proofErr w:type="gramStart"/>
      <w:r w:rsidRPr="1343EB45">
        <w:rPr>
          <w:rFonts w:ascii="Courier New" w:hAnsi="Courier New" w:eastAsia="Courier New" w:cs="Courier New"/>
          <w:sz w:val="18"/>
          <w:szCs w:val="18"/>
        </w:rPr>
        <w:t>2 :</w:t>
      </w:r>
      <w:proofErr w:type="gramEnd"/>
      <w:r w:rsidRPr="1343EB45">
        <w:rPr>
          <w:rFonts w:ascii="Courier New" w:hAnsi="Courier New" w:eastAsia="Courier New" w:cs="Courier New"/>
          <w:sz w:val="18"/>
          <w:szCs w:val="18"/>
        </w:rPr>
        <w:t xml:space="preserve"> String, 118 bytes Validation failure for certificate </w:t>
      </w:r>
      <w:proofErr w:type="spellStart"/>
      <w:r w:rsidRPr="1343EB45">
        <w:rPr>
          <w:rFonts w:ascii="Courier New" w:hAnsi="Courier New" w:eastAsia="Courier New" w:cs="Courier New"/>
          <w:sz w:val="18"/>
          <w:szCs w:val="18"/>
        </w:rPr>
        <w:t>signedserver</w:t>
      </w:r>
      <w:proofErr w:type="spellEnd"/>
      <w:r w:rsidRPr="1343EB45">
        <w:rPr>
          <w:rFonts w:ascii="Courier New" w:hAnsi="Courier New" w:eastAsia="Courier New" w:cs="Courier New"/>
          <w:sz w:val="18"/>
          <w:szCs w:val="18"/>
        </w:rPr>
        <w:t xml:space="preserve">: GSKVAL_ERROR_NO_CHAIN_BUILT (575010) - No certificate chain was built </w:t>
      </w:r>
    </w:p>
    <w:p w:rsidR="1A75AB92" w:rsidP="1343EB45" w:rsidRDefault="1A75AB92" w14:paraId="2F7E8350" w14:textId="1AFB79BF">
      <w:pPr>
        <w:spacing w:after="0"/>
        <w:rPr>
          <w:rFonts w:ascii="Courier New" w:hAnsi="Courier New" w:eastAsia="Courier New" w:cs="Courier New"/>
          <w:sz w:val="18"/>
          <w:szCs w:val="18"/>
        </w:rPr>
      </w:pPr>
      <w:r w:rsidRPr="1343EB45">
        <w:rPr>
          <w:rFonts w:ascii="Courier New" w:hAnsi="Courier New" w:eastAsia="Courier New" w:cs="Courier New"/>
          <w:sz w:val="18"/>
          <w:szCs w:val="18"/>
        </w:rPr>
        <w:t>DATA #</w:t>
      </w:r>
      <w:proofErr w:type="gramStart"/>
      <w:r w:rsidRPr="1343EB45">
        <w:rPr>
          <w:rFonts w:ascii="Courier New" w:hAnsi="Courier New" w:eastAsia="Courier New" w:cs="Courier New"/>
          <w:sz w:val="18"/>
          <w:szCs w:val="18"/>
        </w:rPr>
        <w:t>3 :</w:t>
      </w:r>
      <w:proofErr w:type="gramEnd"/>
      <w:r w:rsidRPr="1343EB45">
        <w:rPr>
          <w:rFonts w:ascii="Courier New" w:hAnsi="Courier New" w:eastAsia="Courier New" w:cs="Courier New"/>
          <w:sz w:val="18"/>
          <w:szCs w:val="18"/>
        </w:rPr>
        <w:t xml:space="preserve"> String, 12 bytes </w:t>
      </w:r>
    </w:p>
    <w:p w:rsidR="1E1F78F5" w:rsidP="1343EB45" w:rsidRDefault="1E1F78F5" w14:paraId="66BCBB4C" w14:textId="4A32E040">
      <w:pPr>
        <w:spacing w:after="0"/>
      </w:pPr>
      <w:proofErr w:type="spellStart"/>
      <w:r w:rsidRPr="1343EB45">
        <w:rPr>
          <w:rFonts w:ascii="Courier New" w:hAnsi="Courier New" w:eastAsia="Courier New" w:cs="Courier New"/>
          <w:sz w:val="18"/>
          <w:szCs w:val="18"/>
        </w:rPr>
        <w:t>mylabel</w:t>
      </w:r>
      <w:proofErr w:type="spellEnd"/>
    </w:p>
    <w:p w:rsidR="1A75AB92" w:rsidP="1343EB45" w:rsidRDefault="1A75AB92" w14:paraId="0C83A090" w14:textId="4EF77A16">
      <w:pPr>
        <w:spacing w:after="0"/>
        <w:rPr>
          <w:rFonts w:ascii="Courier New" w:hAnsi="Courier New" w:eastAsia="Courier New" w:cs="Courier New"/>
          <w:sz w:val="18"/>
          <w:szCs w:val="18"/>
        </w:rPr>
      </w:pPr>
      <w:r w:rsidRPr="1343EB45">
        <w:rPr>
          <w:rFonts w:ascii="Courier New" w:hAnsi="Courier New" w:eastAsia="Courier New" w:cs="Courier New"/>
          <w:sz w:val="18"/>
          <w:szCs w:val="18"/>
        </w:rPr>
        <w:t>DATA #</w:t>
      </w:r>
      <w:proofErr w:type="gramStart"/>
      <w:r w:rsidRPr="1343EB45">
        <w:rPr>
          <w:rFonts w:ascii="Courier New" w:hAnsi="Courier New" w:eastAsia="Courier New" w:cs="Courier New"/>
          <w:sz w:val="18"/>
          <w:szCs w:val="18"/>
        </w:rPr>
        <w:t>4 :</w:t>
      </w:r>
      <w:proofErr w:type="gramEnd"/>
      <w:r w:rsidRPr="1343EB45">
        <w:rPr>
          <w:rFonts w:ascii="Courier New" w:hAnsi="Courier New" w:eastAsia="Courier New" w:cs="Courier New"/>
          <w:sz w:val="18"/>
          <w:szCs w:val="18"/>
        </w:rPr>
        <w:t xml:space="preserve"> Boolean, 4 bytes </w:t>
      </w:r>
    </w:p>
    <w:p w:rsidR="1A75AB92" w:rsidP="1343EB45" w:rsidRDefault="1A75AB92" w14:paraId="7DDC2F1A" w14:textId="6477BB42">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false </w:t>
      </w:r>
    </w:p>
    <w:p w:rsidR="1A75AB92" w:rsidP="1343EB45" w:rsidRDefault="1A75AB92" w14:paraId="6ACC2270" w14:textId="3B83A151">
      <w:pPr>
        <w:spacing w:after="0"/>
        <w:rPr>
          <w:rFonts w:ascii="Courier New" w:hAnsi="Courier New" w:eastAsia="Courier New" w:cs="Courier New"/>
          <w:sz w:val="18"/>
          <w:szCs w:val="18"/>
        </w:rPr>
      </w:pPr>
      <w:r w:rsidRPr="1343EB45">
        <w:rPr>
          <w:rFonts w:ascii="Courier New" w:hAnsi="Courier New" w:eastAsia="Courier New" w:cs="Courier New"/>
          <w:sz w:val="18"/>
          <w:szCs w:val="18"/>
        </w:rPr>
        <w:t>DATA #</w:t>
      </w:r>
      <w:proofErr w:type="gramStart"/>
      <w:r w:rsidRPr="1343EB45">
        <w:rPr>
          <w:rFonts w:ascii="Courier New" w:hAnsi="Courier New" w:eastAsia="Courier New" w:cs="Courier New"/>
          <w:sz w:val="18"/>
          <w:szCs w:val="18"/>
        </w:rPr>
        <w:t>5 :</w:t>
      </w:r>
      <w:proofErr w:type="gramEnd"/>
      <w:r w:rsidRPr="1343EB45">
        <w:rPr>
          <w:rFonts w:ascii="Courier New" w:hAnsi="Courier New" w:eastAsia="Courier New" w:cs="Courier New"/>
          <w:sz w:val="18"/>
          <w:szCs w:val="18"/>
        </w:rPr>
        <w:t xml:space="preserve"> String, 0 bytes </w:t>
      </w:r>
    </w:p>
    <w:p w:rsidR="1A75AB92" w:rsidP="1343EB45" w:rsidRDefault="1A75AB92" w14:paraId="042CD07F" w14:textId="032E0169">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Object not dumped: Address: 0x00007F95867E5650 Size: 0 Reason: Zero-length data </w:t>
      </w:r>
    </w:p>
    <w:p w:rsidR="1A75AB92" w:rsidP="1343EB45" w:rsidRDefault="1A75AB92" w14:paraId="591D036C" w14:textId="492DCD57">
      <w:pPr>
        <w:spacing w:after="0"/>
        <w:rPr>
          <w:rFonts w:ascii="Courier New" w:hAnsi="Courier New" w:eastAsia="Courier New" w:cs="Courier New"/>
          <w:sz w:val="18"/>
          <w:szCs w:val="18"/>
        </w:rPr>
      </w:pPr>
      <w:r w:rsidRPr="1343EB45">
        <w:rPr>
          <w:rFonts w:ascii="Courier New" w:hAnsi="Courier New" w:eastAsia="Courier New" w:cs="Courier New"/>
          <w:sz w:val="18"/>
          <w:szCs w:val="18"/>
        </w:rPr>
        <w:t>DATA #</w:t>
      </w:r>
      <w:proofErr w:type="gramStart"/>
      <w:r w:rsidRPr="1343EB45">
        <w:rPr>
          <w:rFonts w:ascii="Courier New" w:hAnsi="Courier New" w:eastAsia="Courier New" w:cs="Courier New"/>
          <w:sz w:val="18"/>
          <w:szCs w:val="18"/>
        </w:rPr>
        <w:t>6 :</w:t>
      </w:r>
      <w:proofErr w:type="gramEnd"/>
      <w:r w:rsidRPr="1343EB45">
        <w:rPr>
          <w:rFonts w:ascii="Courier New" w:hAnsi="Courier New" w:eastAsia="Courier New" w:cs="Courier New"/>
          <w:sz w:val="18"/>
          <w:szCs w:val="18"/>
        </w:rPr>
        <w:t xml:space="preserve"> String, 0 bytes </w:t>
      </w:r>
    </w:p>
    <w:p w:rsidR="1A75AB92" w:rsidP="1343EB45" w:rsidRDefault="1A75AB92" w14:paraId="3135439A" w14:textId="6293B69C">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Object not dumped: Address: 0x00007F95867E55E0 Size: 0 Reason: Zero-length data </w:t>
      </w:r>
    </w:p>
    <w:p w:rsidR="1A75AB92" w:rsidP="1343EB45" w:rsidRDefault="1A75AB92" w14:paraId="499E0C30" w14:textId="4D7390AE">
      <w:pPr>
        <w:spacing w:after="0"/>
        <w:rPr>
          <w:rFonts w:ascii="Courier New" w:hAnsi="Courier New" w:eastAsia="Courier New" w:cs="Courier New"/>
          <w:sz w:val="18"/>
          <w:szCs w:val="18"/>
        </w:rPr>
      </w:pPr>
      <w:r w:rsidRPr="1343EB45">
        <w:rPr>
          <w:rFonts w:ascii="Courier New" w:hAnsi="Courier New" w:eastAsia="Courier New" w:cs="Courier New"/>
          <w:sz w:val="18"/>
          <w:szCs w:val="18"/>
        </w:rPr>
        <w:t>DATA #</w:t>
      </w:r>
      <w:proofErr w:type="gramStart"/>
      <w:r w:rsidRPr="1343EB45">
        <w:rPr>
          <w:rFonts w:ascii="Courier New" w:hAnsi="Courier New" w:eastAsia="Courier New" w:cs="Courier New"/>
          <w:sz w:val="18"/>
          <w:szCs w:val="18"/>
        </w:rPr>
        <w:t>7 :</w:t>
      </w:r>
      <w:proofErr w:type="gramEnd"/>
      <w:r w:rsidRPr="1343EB45">
        <w:rPr>
          <w:rFonts w:ascii="Courier New" w:hAnsi="Courier New" w:eastAsia="Courier New" w:cs="Courier New"/>
          <w:sz w:val="18"/>
          <w:szCs w:val="18"/>
        </w:rPr>
        <w:t xml:space="preserve"> unsigned integer, 8 bytes </w:t>
      </w:r>
    </w:p>
    <w:p w:rsidR="1A75AB92" w:rsidP="1343EB45" w:rsidRDefault="1A75AB92" w14:paraId="4AB96084" w14:textId="3C9B217E">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0 </w:t>
      </w:r>
    </w:p>
    <w:p w:rsidR="1A75AB92" w:rsidP="1343EB45" w:rsidRDefault="1A75AB92" w14:paraId="466A2E5C" w14:textId="7270C857">
      <w:pPr>
        <w:spacing w:after="0"/>
        <w:rPr>
          <w:rFonts w:ascii="Courier New" w:hAnsi="Courier New" w:eastAsia="Courier New" w:cs="Courier New"/>
          <w:sz w:val="18"/>
          <w:szCs w:val="18"/>
        </w:rPr>
      </w:pPr>
      <w:r w:rsidRPr="1343EB45">
        <w:rPr>
          <w:rFonts w:ascii="Courier New" w:hAnsi="Courier New" w:eastAsia="Courier New" w:cs="Courier New"/>
          <w:sz w:val="18"/>
          <w:szCs w:val="18"/>
        </w:rPr>
        <w:t>DATA #</w:t>
      </w:r>
      <w:proofErr w:type="gramStart"/>
      <w:r w:rsidRPr="1343EB45">
        <w:rPr>
          <w:rFonts w:ascii="Courier New" w:hAnsi="Courier New" w:eastAsia="Courier New" w:cs="Courier New"/>
          <w:sz w:val="18"/>
          <w:szCs w:val="18"/>
        </w:rPr>
        <w:t>8 :</w:t>
      </w:r>
      <w:proofErr w:type="gramEnd"/>
      <w:r w:rsidRPr="1343EB45">
        <w:rPr>
          <w:rFonts w:ascii="Courier New" w:hAnsi="Courier New" w:eastAsia="Courier New" w:cs="Courier New"/>
          <w:sz w:val="18"/>
          <w:szCs w:val="18"/>
        </w:rPr>
        <w:t xml:space="preserve"> String, 0 bytes </w:t>
      </w:r>
    </w:p>
    <w:p w:rsidR="1A75AB92" w:rsidP="1343EB45" w:rsidRDefault="1A75AB92" w14:paraId="04CD8ABC" w14:textId="43B51A20">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Object not dumped: Address: 0x00007F95867E5730 Size: 0 Reason: Zero-length data </w:t>
      </w:r>
    </w:p>
    <w:p w:rsidR="1A75AB92" w:rsidP="1343EB45" w:rsidRDefault="1A75AB92" w14:paraId="5AF46355" w14:textId="54C7B063">
      <w:pPr>
        <w:spacing w:after="0"/>
        <w:rPr>
          <w:rFonts w:ascii="Courier New" w:hAnsi="Courier New" w:eastAsia="Courier New" w:cs="Courier New"/>
          <w:sz w:val="18"/>
          <w:szCs w:val="18"/>
        </w:rPr>
      </w:pPr>
      <w:r w:rsidRPr="1343EB45">
        <w:rPr>
          <w:rFonts w:ascii="Courier New" w:hAnsi="Courier New" w:eastAsia="Courier New" w:cs="Courier New"/>
          <w:sz w:val="18"/>
          <w:szCs w:val="18"/>
        </w:rPr>
        <w:t>DATA #</w:t>
      </w:r>
      <w:proofErr w:type="gramStart"/>
      <w:r w:rsidRPr="1343EB45">
        <w:rPr>
          <w:rFonts w:ascii="Courier New" w:hAnsi="Courier New" w:eastAsia="Courier New" w:cs="Courier New"/>
          <w:sz w:val="18"/>
          <w:szCs w:val="18"/>
        </w:rPr>
        <w:t>9 :</w:t>
      </w:r>
      <w:proofErr w:type="gramEnd"/>
      <w:r w:rsidRPr="1343EB45">
        <w:rPr>
          <w:rFonts w:ascii="Courier New" w:hAnsi="Courier New" w:eastAsia="Courier New" w:cs="Courier New"/>
          <w:sz w:val="18"/>
          <w:szCs w:val="18"/>
        </w:rPr>
        <w:t xml:space="preserve"> String, 0 bytes </w:t>
      </w:r>
    </w:p>
    <w:p w:rsidR="1A75AB92" w:rsidP="1343EB45" w:rsidRDefault="1A75AB92" w14:paraId="5A2EE84A" w14:textId="285F6A31">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Object not dumped: Address: 0x00007F95867E56C0 Size: 0 Reason: Zero-length data </w:t>
      </w:r>
    </w:p>
    <w:p w:rsidR="1A75AB92" w:rsidP="1343EB45" w:rsidRDefault="1A75AB92" w14:paraId="6D870DBB" w14:textId="47EE22D3">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DATA #10: String with size, 391 bytes [Class=]GSKVALMethod::X509[Time=]2025:9:5:12:4:49.794[buildChain=][Error=]GSKVAL_ERR_NO_CHAIN_BUILT[Info=]CN=root[Cert=][Issuer=]CN=root[#=]0edd4386f8dc3646[Subject=]CN=test[=Cert][=buildChain]^M </w:t>
      </w:r>
    </w:p>
    <w:p w:rsidR="1A75AB92" w:rsidP="1343EB45" w:rsidRDefault="1A75AB92" w14:paraId="3430832F" w14:textId="59553B68">
      <w:pPr>
        <w:spacing w:after="0"/>
        <w:rPr>
          <w:rFonts w:ascii="Courier New" w:hAnsi="Courier New" w:eastAsia="Courier New" w:cs="Courier New"/>
          <w:sz w:val="18"/>
          <w:szCs w:val="18"/>
        </w:rPr>
      </w:pPr>
      <w:r w:rsidRPr="1343EB45">
        <w:rPr>
          <w:rFonts w:ascii="Courier New" w:hAnsi="Courier New" w:eastAsia="Courier New" w:cs="Courier New"/>
          <w:sz w:val="18"/>
          <w:szCs w:val="18"/>
        </w:rPr>
        <w:t>[Class</w:t>
      </w:r>
      <w:proofErr w:type="gramStart"/>
      <w:r w:rsidRPr="1343EB45">
        <w:rPr>
          <w:rFonts w:ascii="Courier New" w:hAnsi="Courier New" w:eastAsia="Courier New" w:cs="Courier New"/>
          <w:sz w:val="18"/>
          <w:szCs w:val="18"/>
        </w:rPr>
        <w:t>=]GSKVALMethod::</w:t>
      </w:r>
      <w:proofErr w:type="gramEnd"/>
      <w:r w:rsidRPr="1343EB45">
        <w:rPr>
          <w:rFonts w:ascii="Courier New" w:hAnsi="Courier New" w:eastAsia="Courier New" w:cs="Courier New"/>
          <w:sz w:val="18"/>
          <w:szCs w:val="18"/>
        </w:rPr>
        <w:t>PKIX[Time</w:t>
      </w:r>
      <w:proofErr w:type="gramStart"/>
      <w:r w:rsidRPr="1343EB45">
        <w:rPr>
          <w:rFonts w:ascii="Courier New" w:hAnsi="Courier New" w:eastAsia="Courier New" w:cs="Courier New"/>
          <w:sz w:val="18"/>
          <w:szCs w:val="18"/>
        </w:rPr>
        <w:t>=]2025:9:5</w:t>
      </w:r>
      <w:proofErr w:type="gramEnd"/>
      <w:r w:rsidRPr="1343EB45">
        <w:rPr>
          <w:rFonts w:ascii="Courier New" w:hAnsi="Courier New" w:eastAsia="Courier New" w:cs="Courier New"/>
          <w:sz w:val="18"/>
          <w:szCs w:val="18"/>
        </w:rPr>
        <w:t>:12:4:49.796[buildChain</w:t>
      </w:r>
      <w:proofErr w:type="gramStart"/>
      <w:r w:rsidRPr="1343EB45">
        <w:rPr>
          <w:rFonts w:ascii="Courier New" w:hAnsi="Courier New" w:eastAsia="Courier New" w:cs="Courier New"/>
          <w:sz w:val="18"/>
          <w:szCs w:val="18"/>
        </w:rPr>
        <w:t>=][</w:t>
      </w:r>
      <w:proofErr w:type="gramEnd"/>
      <w:r w:rsidRPr="1343EB45">
        <w:rPr>
          <w:rFonts w:ascii="Courier New" w:hAnsi="Courier New" w:eastAsia="Courier New" w:cs="Courier New"/>
          <w:sz w:val="18"/>
          <w:szCs w:val="18"/>
        </w:rPr>
        <w:t>Error</w:t>
      </w:r>
      <w:proofErr w:type="gramStart"/>
      <w:r w:rsidRPr="1343EB45">
        <w:rPr>
          <w:rFonts w:ascii="Courier New" w:hAnsi="Courier New" w:eastAsia="Courier New" w:cs="Courier New"/>
          <w:sz w:val="18"/>
          <w:szCs w:val="18"/>
        </w:rPr>
        <w:t>=]GSKVAL</w:t>
      </w:r>
      <w:proofErr w:type="gramEnd"/>
      <w:r w:rsidRPr="1343EB45">
        <w:rPr>
          <w:rFonts w:ascii="Courier New" w:hAnsi="Courier New" w:eastAsia="Courier New" w:cs="Courier New"/>
          <w:sz w:val="18"/>
          <w:szCs w:val="18"/>
        </w:rPr>
        <w:t>_ERR_NO_CHAIN_BUILT[Info=]CN=</w:t>
      </w:r>
      <w:proofErr w:type="gramStart"/>
      <w:r w:rsidRPr="1343EB45">
        <w:rPr>
          <w:rFonts w:ascii="Courier New" w:hAnsi="Courier New" w:eastAsia="Courier New" w:cs="Courier New"/>
          <w:sz w:val="18"/>
          <w:szCs w:val="18"/>
        </w:rPr>
        <w:t>root[</w:t>
      </w:r>
      <w:proofErr w:type="gramEnd"/>
      <w:r w:rsidRPr="1343EB45">
        <w:rPr>
          <w:rFonts w:ascii="Courier New" w:hAnsi="Courier New" w:eastAsia="Courier New" w:cs="Courier New"/>
          <w:sz w:val="18"/>
          <w:szCs w:val="18"/>
        </w:rPr>
        <w:t>Cert</w:t>
      </w:r>
      <w:proofErr w:type="gramStart"/>
      <w:r w:rsidRPr="1343EB45">
        <w:rPr>
          <w:rFonts w:ascii="Courier New" w:hAnsi="Courier New" w:eastAsia="Courier New" w:cs="Courier New"/>
          <w:sz w:val="18"/>
          <w:szCs w:val="18"/>
        </w:rPr>
        <w:t>=][</w:t>
      </w:r>
      <w:proofErr w:type="gramEnd"/>
      <w:r w:rsidRPr="1343EB45">
        <w:rPr>
          <w:rFonts w:ascii="Courier New" w:hAnsi="Courier New" w:eastAsia="Courier New" w:cs="Courier New"/>
          <w:sz w:val="18"/>
          <w:szCs w:val="18"/>
        </w:rPr>
        <w:t>Issuer=]CN=root[#=]0edd4386f8dc3646[Subject=]CN=test[=</w:t>
      </w:r>
      <w:proofErr w:type="gramStart"/>
      <w:r w:rsidRPr="1343EB45">
        <w:rPr>
          <w:rFonts w:ascii="Courier New" w:hAnsi="Courier New" w:eastAsia="Courier New" w:cs="Courier New"/>
          <w:sz w:val="18"/>
          <w:szCs w:val="18"/>
        </w:rPr>
        <w:t>Cert][</w:t>
      </w:r>
      <w:proofErr w:type="gramEnd"/>
      <w:r w:rsidRPr="1343EB45">
        <w:rPr>
          <w:rFonts w:ascii="Courier New" w:hAnsi="Courier New" w:eastAsia="Courier New" w:cs="Courier New"/>
          <w:sz w:val="18"/>
          <w:szCs w:val="18"/>
        </w:rPr>
        <w:t>=</w:t>
      </w:r>
      <w:proofErr w:type="gramStart"/>
      <w:r w:rsidRPr="1343EB45">
        <w:rPr>
          <w:rFonts w:ascii="Courier New" w:hAnsi="Courier New" w:eastAsia="Courier New" w:cs="Courier New"/>
          <w:sz w:val="18"/>
          <w:szCs w:val="18"/>
        </w:rPr>
        <w:t>buildChain]^</w:t>
      </w:r>
      <w:proofErr w:type="gramEnd"/>
      <w:r w:rsidRPr="1343EB45">
        <w:rPr>
          <w:rFonts w:ascii="Courier New" w:hAnsi="Courier New" w:eastAsia="Courier New" w:cs="Courier New"/>
          <w:sz w:val="18"/>
          <w:szCs w:val="18"/>
        </w:rPr>
        <w:t>M</w:t>
      </w:r>
    </w:p>
    <w:p w:rsidR="1A75AB92" w:rsidP="1343EB45" w:rsidRDefault="1A75AB92" w14:paraId="3993639B" w14:textId="0EAFDF31">
      <w:pPr>
        <w:spacing w:after="0"/>
        <w:rPr>
          <w:rFonts w:ascii="Courier New" w:hAnsi="Courier New" w:eastAsia="Courier New" w:cs="Courier New"/>
          <w:sz w:val="18"/>
          <w:szCs w:val="18"/>
        </w:rPr>
      </w:pPr>
      <w:r w:rsidRPr="1343EB45">
        <w:rPr>
          <w:rFonts w:ascii="Courier New" w:hAnsi="Courier New" w:eastAsia="Courier New" w:cs="Courier New"/>
          <w:sz w:val="18"/>
          <w:szCs w:val="18"/>
        </w:rPr>
        <w:t>CALLSTCK: (Static functions may not be resolved correctly, as they are resolved to the nearest symbol)</w:t>
      </w:r>
    </w:p>
    <w:p w:rsidR="1A75AB92" w:rsidP="1343EB45" w:rsidRDefault="1A75AB92" w14:paraId="3917556C" w14:textId="6A08F9E9">
      <w:pPr>
        <w:spacing w:after="240"/>
        <w:rPr>
          <w:rFonts w:ascii="Aptos" w:hAnsi="Aptos" w:eastAsia="Aptos" w:cs="Aptos"/>
        </w:rPr>
      </w:pPr>
      <w:r w:rsidRPr="1343EB45">
        <w:rPr>
          <w:rFonts w:ascii="Aptos" w:hAnsi="Aptos" w:eastAsia="Aptos" w:cs="Aptos"/>
        </w:rPr>
        <w:t>...</w:t>
      </w:r>
    </w:p>
    <w:p w:rsidR="1A75AB92" w:rsidP="1343EB45" w:rsidRDefault="1A75AB92" w14:paraId="7F56442B" w14:textId="3E856BAA">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2025-09-05-12.04.49.804738-240 I13595E583 </w:t>
      </w:r>
      <w:r w:rsidRPr="1343EB45" w:rsidR="38B6E0F1">
        <w:rPr>
          <w:rFonts w:ascii="Courier New" w:hAnsi="Courier New" w:eastAsia="Courier New" w:cs="Courier New"/>
          <w:sz w:val="18"/>
          <w:szCs w:val="18"/>
        </w:rPr>
        <w:t xml:space="preserve">           </w:t>
      </w:r>
      <w:r w:rsidRPr="1343EB45">
        <w:rPr>
          <w:rFonts w:ascii="Courier New" w:hAnsi="Courier New" w:eastAsia="Courier New" w:cs="Courier New"/>
          <w:sz w:val="18"/>
          <w:szCs w:val="18"/>
        </w:rPr>
        <w:t xml:space="preserve">LEVEL: Error </w:t>
      </w:r>
    </w:p>
    <w:p w:rsidR="1A75AB92" w:rsidP="1343EB45" w:rsidRDefault="1A75AB92" w14:paraId="18DE27F4" w14:textId="1287786C">
      <w:pPr>
        <w:spacing w:after="0"/>
        <w:rPr>
          <w:rFonts w:ascii="Courier New" w:hAnsi="Courier New" w:eastAsia="Courier New" w:cs="Courier New"/>
          <w:sz w:val="18"/>
          <w:szCs w:val="18"/>
        </w:rPr>
      </w:pPr>
      <w:proofErr w:type="gramStart"/>
      <w:r w:rsidRPr="1343EB45">
        <w:rPr>
          <w:rFonts w:ascii="Courier New" w:hAnsi="Courier New" w:eastAsia="Courier New" w:cs="Courier New"/>
          <w:sz w:val="18"/>
          <w:szCs w:val="18"/>
        </w:rPr>
        <w:t>PID :</w:t>
      </w:r>
      <w:proofErr w:type="gramEnd"/>
      <w:r w:rsidRPr="1343EB45">
        <w:rPr>
          <w:rFonts w:ascii="Courier New" w:hAnsi="Courier New" w:eastAsia="Courier New" w:cs="Courier New"/>
          <w:sz w:val="18"/>
          <w:szCs w:val="18"/>
        </w:rPr>
        <w:t xml:space="preserve"> 3403630 </w:t>
      </w:r>
      <w:r w:rsidRPr="1343EB45" w:rsidR="12694D8A">
        <w:rPr>
          <w:rFonts w:ascii="Courier New" w:hAnsi="Courier New" w:eastAsia="Courier New" w:cs="Courier New"/>
          <w:sz w:val="18"/>
          <w:szCs w:val="18"/>
        </w:rPr>
        <w:t xml:space="preserve">                 </w:t>
      </w:r>
      <w:proofErr w:type="gramStart"/>
      <w:r w:rsidRPr="1343EB45">
        <w:rPr>
          <w:rFonts w:ascii="Courier New" w:hAnsi="Courier New" w:eastAsia="Courier New" w:cs="Courier New"/>
          <w:sz w:val="18"/>
          <w:szCs w:val="18"/>
        </w:rPr>
        <w:t>TID :</w:t>
      </w:r>
      <w:proofErr w:type="gramEnd"/>
      <w:r w:rsidRPr="1343EB45">
        <w:rPr>
          <w:rFonts w:ascii="Courier New" w:hAnsi="Courier New" w:eastAsia="Courier New" w:cs="Courier New"/>
          <w:sz w:val="18"/>
          <w:szCs w:val="18"/>
        </w:rPr>
        <w:t xml:space="preserve"> 140280183383616 </w:t>
      </w:r>
      <w:proofErr w:type="gramStart"/>
      <w:r w:rsidRPr="1343EB45">
        <w:rPr>
          <w:rFonts w:ascii="Courier New" w:hAnsi="Courier New" w:eastAsia="Courier New" w:cs="Courier New"/>
          <w:sz w:val="18"/>
          <w:szCs w:val="18"/>
        </w:rPr>
        <w:t>PROC :</w:t>
      </w:r>
      <w:proofErr w:type="gramEnd"/>
      <w:r w:rsidRPr="1343EB45">
        <w:rPr>
          <w:rFonts w:ascii="Courier New" w:hAnsi="Courier New" w:eastAsia="Courier New" w:cs="Courier New"/>
          <w:sz w:val="18"/>
          <w:szCs w:val="18"/>
        </w:rPr>
        <w:t xml:space="preserve"> db2sysc </w:t>
      </w:r>
    </w:p>
    <w:p w:rsidR="1A75AB92" w:rsidP="1343EB45" w:rsidRDefault="1A75AB92" w14:paraId="676054BD" w14:textId="187DAC3C">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INSTANCE: </w:t>
      </w:r>
      <w:proofErr w:type="spellStart"/>
      <w:r w:rsidRPr="1343EB45">
        <w:rPr>
          <w:rFonts w:ascii="Courier New" w:hAnsi="Courier New" w:eastAsia="Courier New" w:cs="Courier New"/>
          <w:sz w:val="18"/>
          <w:szCs w:val="18"/>
        </w:rPr>
        <w:t>cyrusng</w:t>
      </w:r>
      <w:proofErr w:type="spellEnd"/>
      <w:r w:rsidRPr="1343EB45">
        <w:rPr>
          <w:rFonts w:ascii="Courier New" w:hAnsi="Courier New" w:eastAsia="Courier New" w:cs="Courier New"/>
          <w:sz w:val="18"/>
          <w:szCs w:val="18"/>
        </w:rPr>
        <w:t xml:space="preserve"> </w:t>
      </w:r>
      <w:r w:rsidRPr="1343EB45" w:rsidR="04EF159B">
        <w:rPr>
          <w:rFonts w:ascii="Courier New" w:hAnsi="Courier New" w:eastAsia="Courier New" w:cs="Courier New"/>
          <w:sz w:val="18"/>
          <w:szCs w:val="18"/>
        </w:rPr>
        <w:t xml:space="preserve">             </w:t>
      </w:r>
      <w:proofErr w:type="gramStart"/>
      <w:r w:rsidRPr="1343EB45">
        <w:rPr>
          <w:rFonts w:ascii="Courier New" w:hAnsi="Courier New" w:eastAsia="Courier New" w:cs="Courier New"/>
          <w:sz w:val="18"/>
          <w:szCs w:val="18"/>
        </w:rPr>
        <w:t>NODE :</w:t>
      </w:r>
      <w:proofErr w:type="gramEnd"/>
      <w:r w:rsidRPr="1343EB45">
        <w:rPr>
          <w:rFonts w:ascii="Courier New" w:hAnsi="Courier New" w:eastAsia="Courier New" w:cs="Courier New"/>
          <w:sz w:val="18"/>
          <w:szCs w:val="18"/>
        </w:rPr>
        <w:t xml:space="preserve"> 000</w:t>
      </w:r>
    </w:p>
    <w:p w:rsidR="1A75AB92" w:rsidP="1343EB45" w:rsidRDefault="1A75AB92" w14:paraId="61AF2C83" w14:textId="6B7E334C">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HOSTNAME: CyrusNg-857tb-x86 </w:t>
      </w:r>
    </w:p>
    <w:p w:rsidR="1A75AB92" w:rsidP="1343EB45" w:rsidRDefault="1A75AB92" w14:paraId="1945EC5C" w14:textId="5A507D7C">
      <w:pPr>
        <w:spacing w:after="0"/>
        <w:rPr>
          <w:rFonts w:ascii="Courier New" w:hAnsi="Courier New" w:eastAsia="Courier New" w:cs="Courier New"/>
          <w:sz w:val="18"/>
          <w:szCs w:val="18"/>
        </w:rPr>
      </w:pPr>
      <w:proofErr w:type="gramStart"/>
      <w:r w:rsidRPr="1343EB45">
        <w:rPr>
          <w:rFonts w:ascii="Courier New" w:hAnsi="Courier New" w:eastAsia="Courier New" w:cs="Courier New"/>
          <w:sz w:val="18"/>
          <w:szCs w:val="18"/>
        </w:rPr>
        <w:t>EDUID :</w:t>
      </w:r>
      <w:proofErr w:type="gramEnd"/>
      <w:r w:rsidRPr="1343EB45">
        <w:rPr>
          <w:rFonts w:ascii="Courier New" w:hAnsi="Courier New" w:eastAsia="Courier New" w:cs="Courier New"/>
          <w:sz w:val="18"/>
          <w:szCs w:val="18"/>
        </w:rPr>
        <w:t xml:space="preserve"> 1 </w:t>
      </w:r>
      <w:r w:rsidRPr="1343EB45" w:rsidR="112E1309">
        <w:rPr>
          <w:rFonts w:ascii="Courier New" w:hAnsi="Courier New" w:eastAsia="Courier New" w:cs="Courier New"/>
          <w:sz w:val="18"/>
          <w:szCs w:val="18"/>
        </w:rPr>
        <w:t xml:space="preserve">                     </w:t>
      </w:r>
      <w:r w:rsidRPr="1343EB45">
        <w:rPr>
          <w:rFonts w:ascii="Courier New" w:hAnsi="Courier New" w:eastAsia="Courier New" w:cs="Courier New"/>
          <w:sz w:val="18"/>
          <w:szCs w:val="18"/>
        </w:rPr>
        <w:t xml:space="preserve">EDUNAME: db2sysc </w:t>
      </w:r>
    </w:p>
    <w:p w:rsidR="1A75AB92" w:rsidP="1343EB45" w:rsidRDefault="1A75AB92" w14:paraId="70B29ADE" w14:textId="215AA5DE">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FUNCTION: DB2 UDB, common communication, sqlccMapSSLErrorToDB2Error, probe:6552 </w:t>
      </w:r>
      <w:proofErr w:type="gramStart"/>
      <w:r w:rsidRPr="1343EB45">
        <w:rPr>
          <w:rFonts w:ascii="Courier New" w:hAnsi="Courier New" w:eastAsia="Courier New" w:cs="Courier New"/>
          <w:sz w:val="18"/>
          <w:szCs w:val="18"/>
        </w:rPr>
        <w:t>MESSAGE :</w:t>
      </w:r>
      <w:proofErr w:type="gramEnd"/>
      <w:r w:rsidRPr="1343EB45">
        <w:rPr>
          <w:rFonts w:ascii="Courier New" w:hAnsi="Courier New" w:eastAsia="Courier New" w:cs="Courier New"/>
          <w:sz w:val="18"/>
          <w:szCs w:val="18"/>
        </w:rPr>
        <w:t xml:space="preserve"> DIA3604E The SSL function "</w:t>
      </w:r>
      <w:proofErr w:type="spellStart"/>
      <w:r w:rsidRPr="1343EB45">
        <w:rPr>
          <w:rFonts w:ascii="Courier New" w:hAnsi="Courier New" w:eastAsia="Courier New" w:cs="Courier New"/>
          <w:sz w:val="18"/>
          <w:szCs w:val="18"/>
        </w:rPr>
        <w:t>sqlccSSLValidateCertificate</w:t>
      </w:r>
      <w:proofErr w:type="spellEnd"/>
      <w:r w:rsidRPr="1343EB45">
        <w:rPr>
          <w:rFonts w:ascii="Courier New" w:hAnsi="Courier New" w:eastAsia="Courier New" w:cs="Courier New"/>
          <w:sz w:val="18"/>
          <w:szCs w:val="18"/>
        </w:rPr>
        <w:t xml:space="preserve">" failed with </w:t>
      </w:r>
    </w:p>
    <w:p w:rsidR="0BD0AD88" w:rsidP="1343EB45" w:rsidRDefault="0BD0AD88" w14:paraId="791B11B6" w14:textId="2687F7E5">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          </w:t>
      </w:r>
      <w:r w:rsidRPr="1343EB45" w:rsidR="1A75AB92">
        <w:rPr>
          <w:rFonts w:ascii="Courier New" w:hAnsi="Courier New" w:eastAsia="Courier New" w:cs="Courier New"/>
          <w:sz w:val="18"/>
          <w:szCs w:val="18"/>
        </w:rPr>
        <w:t>the return code "8" in "</w:t>
      </w:r>
      <w:proofErr w:type="spellStart"/>
      <w:r w:rsidRPr="1343EB45" w:rsidR="1A75AB92">
        <w:rPr>
          <w:rFonts w:ascii="Courier New" w:hAnsi="Courier New" w:eastAsia="Courier New" w:cs="Courier New"/>
          <w:sz w:val="18"/>
          <w:szCs w:val="18"/>
        </w:rPr>
        <w:t>sqlccEnvironmentInitCommon</w:t>
      </w:r>
      <w:proofErr w:type="spellEnd"/>
      <w:r w:rsidRPr="1343EB45" w:rsidR="1A75AB92">
        <w:rPr>
          <w:rFonts w:ascii="Courier New" w:hAnsi="Courier New" w:eastAsia="Courier New" w:cs="Courier New"/>
          <w:sz w:val="18"/>
          <w:szCs w:val="18"/>
        </w:rPr>
        <w:t xml:space="preserve">". </w:t>
      </w:r>
    </w:p>
    <w:p w:rsidR="1A75AB92" w:rsidP="1343EB45" w:rsidRDefault="1A75AB92" w14:paraId="1C839E03" w14:textId="73A775B4">
      <w:pPr>
        <w:spacing w:after="0"/>
        <w:rPr>
          <w:rFonts w:ascii="Courier New" w:hAnsi="Courier New" w:eastAsia="Courier New" w:cs="Courier New"/>
          <w:sz w:val="18"/>
          <w:szCs w:val="18"/>
        </w:rPr>
      </w:pPr>
      <w:r w:rsidRPr="1343EB45">
        <w:rPr>
          <w:rFonts w:ascii="Courier New" w:hAnsi="Courier New" w:eastAsia="Courier New" w:cs="Courier New"/>
          <w:sz w:val="18"/>
          <w:szCs w:val="18"/>
        </w:rPr>
        <w:t>DATA #</w:t>
      </w:r>
      <w:proofErr w:type="gramStart"/>
      <w:r w:rsidRPr="1343EB45">
        <w:rPr>
          <w:rFonts w:ascii="Courier New" w:hAnsi="Courier New" w:eastAsia="Courier New" w:cs="Courier New"/>
          <w:sz w:val="18"/>
          <w:szCs w:val="18"/>
        </w:rPr>
        <w:t>1 :</w:t>
      </w:r>
      <w:proofErr w:type="gramEnd"/>
      <w:r w:rsidRPr="1343EB45">
        <w:rPr>
          <w:rFonts w:ascii="Courier New" w:hAnsi="Courier New" w:eastAsia="Courier New" w:cs="Courier New"/>
          <w:sz w:val="18"/>
          <w:szCs w:val="18"/>
        </w:rPr>
        <w:t xml:space="preserve"> String, 25 bytes </w:t>
      </w:r>
    </w:p>
    <w:p w:rsidR="1A75AB92" w:rsidP="1343EB45" w:rsidRDefault="1A75AB92" w14:paraId="687130EF" w14:textId="6C4AA630">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GSK_ERROR_CERT_VALIDATION </w:t>
      </w:r>
    </w:p>
    <w:p w:rsidR="1A75AB92" w:rsidP="1343EB45" w:rsidRDefault="1A75AB92" w14:paraId="1D91E0CB" w14:textId="64D204C2">
      <w:pPr>
        <w:spacing w:after="0"/>
        <w:rPr>
          <w:rFonts w:ascii="Courier New" w:hAnsi="Courier New" w:eastAsia="Courier New" w:cs="Courier New"/>
          <w:sz w:val="18"/>
          <w:szCs w:val="18"/>
        </w:rPr>
      </w:pPr>
      <w:r w:rsidRPr="1343EB45">
        <w:rPr>
          <w:rFonts w:ascii="Courier New" w:hAnsi="Courier New" w:eastAsia="Courier New" w:cs="Courier New"/>
          <w:sz w:val="18"/>
          <w:szCs w:val="18"/>
        </w:rPr>
        <w:t>DATA #</w:t>
      </w:r>
      <w:proofErr w:type="gramStart"/>
      <w:r w:rsidRPr="1343EB45">
        <w:rPr>
          <w:rFonts w:ascii="Courier New" w:hAnsi="Courier New" w:eastAsia="Courier New" w:cs="Courier New"/>
          <w:sz w:val="18"/>
          <w:szCs w:val="18"/>
        </w:rPr>
        <w:t>2 :</w:t>
      </w:r>
      <w:proofErr w:type="gramEnd"/>
      <w:r w:rsidRPr="1343EB45">
        <w:rPr>
          <w:rFonts w:ascii="Courier New" w:hAnsi="Courier New" w:eastAsia="Courier New" w:cs="Courier New"/>
          <w:sz w:val="18"/>
          <w:szCs w:val="18"/>
        </w:rPr>
        <w:t xml:space="preserve"> String, 28 bytes </w:t>
      </w:r>
    </w:p>
    <w:p w:rsidR="1A75AB92" w:rsidP="1343EB45" w:rsidRDefault="1A75AB92" w14:paraId="3513FC4D" w14:textId="1ADF63AB">
      <w:pPr>
        <w:spacing w:after="0"/>
        <w:rPr>
          <w:rFonts w:ascii="Courier New" w:hAnsi="Courier New" w:eastAsia="Courier New" w:cs="Courier New"/>
          <w:sz w:val="18"/>
          <w:szCs w:val="18"/>
        </w:rPr>
      </w:pPr>
      <w:r w:rsidRPr="1343EB45">
        <w:rPr>
          <w:rFonts w:ascii="Courier New" w:hAnsi="Courier New" w:eastAsia="Courier New" w:cs="Courier New"/>
          <w:sz w:val="18"/>
          <w:szCs w:val="18"/>
        </w:rPr>
        <w:t>Certificate validation error</w:t>
      </w:r>
    </w:p>
    <w:p w:rsidR="1343EB45" w:rsidP="1343EB45" w:rsidRDefault="1343EB45" w14:paraId="7BAC5BE2" w14:textId="5F4FF957">
      <w:pPr>
        <w:spacing w:after="240"/>
        <w:rPr>
          <w:rFonts w:ascii="Aptos" w:hAnsi="Aptos" w:eastAsia="Aptos" w:cs="Aptos"/>
        </w:rPr>
      </w:pPr>
    </w:p>
    <w:p w:rsidR="5150F93C" w:rsidP="1343EB45" w:rsidRDefault="5150F93C" w14:paraId="4E0A9F7A" w14:textId="692B8ABB">
      <w:pPr>
        <w:spacing w:after="240"/>
        <w:rPr>
          <w:rFonts w:ascii="Aptos" w:hAnsi="Aptos" w:eastAsia="Aptos" w:cs="Aptos"/>
        </w:rPr>
      </w:pPr>
      <w:r w:rsidRPr="138AF6DA">
        <w:rPr>
          <w:rFonts w:ascii="Aptos" w:hAnsi="Aptos" w:eastAsia="Aptos" w:cs="Aptos"/>
        </w:rPr>
        <w:t xml:space="preserve">There may be a large variety of reasons for why a certificate failed validation, but one </w:t>
      </w:r>
      <w:r w:rsidRPr="138AF6DA" w:rsidR="3DE05AE1">
        <w:rPr>
          <w:rFonts w:ascii="Aptos" w:hAnsi="Aptos" w:eastAsia="Aptos" w:cs="Aptos"/>
        </w:rPr>
        <w:t xml:space="preserve">common reason is </w:t>
      </w:r>
      <w:r w:rsidRPr="138AF6DA" w:rsidR="697788CB">
        <w:rPr>
          <w:rFonts w:ascii="Aptos" w:hAnsi="Aptos" w:eastAsia="Aptos" w:cs="Aptos"/>
        </w:rPr>
        <w:t xml:space="preserve">that </w:t>
      </w:r>
      <w:r w:rsidRPr="138AF6DA" w:rsidR="3DE05AE1">
        <w:rPr>
          <w:rFonts w:ascii="Aptos" w:hAnsi="Aptos" w:eastAsia="Aptos" w:cs="Aptos"/>
        </w:rPr>
        <w:t>you received the certificate correctly into the keystore but forgot to add the root and intermediate certificates. To check if this is the case, run:</w:t>
      </w:r>
    </w:p>
    <w:p w:rsidR="3DE05AE1" w:rsidP="1343EB45" w:rsidRDefault="739CE50D" w14:paraId="05D8E4FE" w14:textId="010C6444">
      <w:pPr>
        <w:spacing w:after="240"/>
        <w:rPr>
          <w:rFonts w:ascii="Courier New" w:hAnsi="Courier New" w:eastAsia="Courier New" w:cs="Courier New"/>
          <w:sz w:val="18"/>
          <w:szCs w:val="18"/>
        </w:rPr>
      </w:pPr>
      <w:r w:rsidRPr="480D2671">
        <w:rPr>
          <w:rFonts w:ascii="Courier New" w:hAnsi="Courier New" w:eastAsia="Courier New" w:cs="Courier New"/>
          <w:sz w:val="18"/>
          <w:szCs w:val="18"/>
        </w:rPr>
        <w:lastRenderedPageBreak/>
        <w:t>gsk8capicmd_64 -cert -validate -</w:t>
      </w:r>
      <w:proofErr w:type="spellStart"/>
      <w:r w:rsidRPr="480D2671">
        <w:rPr>
          <w:rFonts w:ascii="Courier New" w:hAnsi="Courier New" w:eastAsia="Courier New" w:cs="Courier New"/>
          <w:sz w:val="18"/>
          <w:szCs w:val="18"/>
        </w:rPr>
        <w:t>db</w:t>
      </w:r>
      <w:proofErr w:type="spellEnd"/>
      <w:r w:rsidRPr="480D2671">
        <w:rPr>
          <w:rFonts w:ascii="Courier New" w:hAnsi="Courier New" w:eastAsia="Courier New" w:cs="Courier New"/>
          <w:sz w:val="18"/>
          <w:szCs w:val="18"/>
        </w:rPr>
        <w:t xml:space="preserve"> </w:t>
      </w:r>
      <w:r w:rsidRPr="480D2671" w:rsidR="4A332D77">
        <w:rPr>
          <w:rFonts w:ascii="Courier New" w:hAnsi="Courier New" w:eastAsia="Courier New" w:cs="Courier New"/>
          <w:sz w:val="18"/>
          <w:szCs w:val="18"/>
        </w:rPr>
        <w:t>/home/db2inst1/</w:t>
      </w:r>
      <w:proofErr w:type="gramStart"/>
      <w:r w:rsidRPr="480D2671" w:rsidR="4A332D77">
        <w:rPr>
          <w:rFonts w:ascii="Courier New" w:hAnsi="Courier New" w:eastAsia="Courier New" w:cs="Courier New"/>
          <w:sz w:val="18"/>
          <w:szCs w:val="18"/>
        </w:rPr>
        <w:t>server.p</w:t>
      </w:r>
      <w:proofErr w:type="gramEnd"/>
      <w:r w:rsidRPr="480D2671" w:rsidR="4A332D77">
        <w:rPr>
          <w:rFonts w:ascii="Courier New" w:hAnsi="Courier New" w:eastAsia="Courier New" w:cs="Courier New"/>
          <w:sz w:val="18"/>
          <w:szCs w:val="18"/>
        </w:rPr>
        <w:t>12</w:t>
      </w:r>
      <w:r w:rsidRPr="480D2671">
        <w:rPr>
          <w:rFonts w:ascii="Courier New" w:hAnsi="Courier New" w:eastAsia="Courier New" w:cs="Courier New"/>
          <w:sz w:val="18"/>
          <w:szCs w:val="18"/>
        </w:rPr>
        <w:t xml:space="preserve"> -stashed -label </w:t>
      </w:r>
      <w:proofErr w:type="spellStart"/>
      <w:r w:rsidRPr="480D2671">
        <w:rPr>
          <w:rFonts w:ascii="Courier New" w:hAnsi="Courier New" w:eastAsia="Courier New" w:cs="Courier New"/>
          <w:sz w:val="18"/>
          <w:szCs w:val="18"/>
        </w:rPr>
        <w:t>mylabel</w:t>
      </w:r>
      <w:proofErr w:type="spellEnd"/>
    </w:p>
    <w:p w:rsidR="3DE05AE1" w:rsidP="1343EB45" w:rsidRDefault="3DE05AE1" w14:paraId="233996AB" w14:textId="0AE20D26">
      <w:pPr>
        <w:spacing w:after="240"/>
        <w:rPr>
          <w:rFonts w:ascii="Aptos" w:hAnsi="Aptos" w:eastAsia="Aptos" w:cs="Aptos"/>
        </w:rPr>
      </w:pPr>
      <w:r w:rsidRPr="1343EB45">
        <w:rPr>
          <w:rFonts w:ascii="Aptos" w:hAnsi="Aptos" w:eastAsia="Aptos" w:cs="Aptos"/>
        </w:rPr>
        <w:t>If there are errors with the certificate chain, you will see something like this:</w:t>
      </w:r>
    </w:p>
    <w:p w:rsidR="3DE05AE1" w:rsidP="1343EB45" w:rsidRDefault="3DE05AE1" w14:paraId="59DC963B" w14:textId="7C93BCFD">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CTGSK2146W An invalid certificate chain was found. </w:t>
      </w:r>
    </w:p>
    <w:p w:rsidR="3DE05AE1" w:rsidP="1343EB45" w:rsidRDefault="3DE05AE1" w14:paraId="0B322209" w14:textId="4B28BB99">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Additional untranslated info: </w:t>
      </w:r>
    </w:p>
    <w:p w:rsidR="3DE05AE1" w:rsidP="1343EB45" w:rsidRDefault="3DE05AE1" w14:paraId="5E570F04" w14:textId="3DD3081D">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GSKKM_LAST_VALIDATION_ERROR: No certificate chain built </w:t>
      </w:r>
    </w:p>
    <w:p w:rsidR="3DE05AE1" w:rsidP="1343EB45" w:rsidRDefault="3DE05AE1" w14:paraId="1BEA98E8" w14:textId="31C4F72C">
      <w:pPr>
        <w:spacing w:after="0"/>
        <w:rPr>
          <w:rFonts w:ascii="Courier New" w:hAnsi="Courier New" w:eastAsia="Courier New" w:cs="Courier New"/>
          <w:sz w:val="18"/>
          <w:szCs w:val="18"/>
        </w:rPr>
      </w:pPr>
      <w:r w:rsidRPr="1343EB45">
        <w:rPr>
          <w:rFonts w:ascii="Courier New" w:hAnsi="Courier New" w:eastAsia="Courier New" w:cs="Courier New"/>
          <w:sz w:val="18"/>
          <w:szCs w:val="18"/>
        </w:rPr>
        <w:t>GSKKM_VALIDATIONFAIL_SUBJECT: [Class</w:t>
      </w:r>
      <w:proofErr w:type="gramStart"/>
      <w:r w:rsidRPr="1343EB45">
        <w:rPr>
          <w:rFonts w:ascii="Courier New" w:hAnsi="Courier New" w:eastAsia="Courier New" w:cs="Courier New"/>
          <w:sz w:val="18"/>
          <w:szCs w:val="18"/>
        </w:rPr>
        <w:t>=]GSKVALMethod::</w:t>
      </w:r>
      <w:proofErr w:type="gramEnd"/>
      <w:r w:rsidRPr="1343EB45">
        <w:rPr>
          <w:rFonts w:ascii="Courier New" w:hAnsi="Courier New" w:eastAsia="Courier New" w:cs="Courier New"/>
          <w:sz w:val="18"/>
          <w:szCs w:val="18"/>
        </w:rPr>
        <w:t xml:space="preserve">PKIX[Issuer=]CN=root[#=]0edd4386f8dc3646[Subject=]CN=test </w:t>
      </w:r>
    </w:p>
    <w:p w:rsidR="3DE05AE1" w:rsidP="1343EB45" w:rsidRDefault="3DE05AE1" w14:paraId="27285463" w14:textId="0B8D1E3D">
      <w:pPr>
        <w:spacing w:after="0"/>
        <w:rPr>
          <w:rFonts w:ascii="Courier New" w:hAnsi="Courier New" w:eastAsia="Courier New" w:cs="Courier New"/>
          <w:b/>
          <w:bCs/>
          <w:sz w:val="18"/>
          <w:szCs w:val="18"/>
        </w:rPr>
      </w:pPr>
      <w:r w:rsidRPr="1343EB45">
        <w:rPr>
          <w:rFonts w:ascii="Courier New" w:hAnsi="Courier New" w:eastAsia="Courier New" w:cs="Courier New"/>
          <w:b/>
          <w:bCs/>
          <w:sz w:val="18"/>
          <w:szCs w:val="18"/>
        </w:rPr>
        <w:t>CTGSK2146W An invalid certificate chain was found.</w:t>
      </w:r>
    </w:p>
    <w:p w:rsidR="3DE05AE1" w:rsidP="1343EB45" w:rsidRDefault="3DE05AE1" w14:paraId="7108101B" w14:textId="36A305C3">
      <w:pPr>
        <w:spacing w:after="240"/>
        <w:rPr>
          <w:rFonts w:ascii="Aptos" w:hAnsi="Aptos" w:eastAsia="Aptos" w:cs="Aptos"/>
        </w:rPr>
      </w:pPr>
      <w:r w:rsidRPr="1343EB45">
        <w:rPr>
          <w:rFonts w:ascii="Aptos" w:hAnsi="Aptos" w:eastAsia="Aptos" w:cs="Aptos"/>
        </w:rPr>
        <w:t>Make sure you have added all root and intermediate certificates to the keystore. These can be marked with a “!” when you list the certificates:</w:t>
      </w:r>
    </w:p>
    <w:p w:rsidR="1DA8A1E3" w:rsidP="1343EB45" w:rsidRDefault="1DA8A1E3" w14:paraId="4397C4E0" w14:textId="5E6F92FD">
      <w:pPr>
        <w:spacing w:after="0"/>
        <w:rPr>
          <w:rFonts w:ascii="Courier New" w:hAnsi="Courier New" w:eastAsia="Courier New" w:cs="Courier New"/>
          <w:sz w:val="18"/>
          <w:szCs w:val="18"/>
        </w:rPr>
      </w:pPr>
      <w:r w:rsidRPr="1343EB45">
        <w:rPr>
          <w:rFonts w:ascii="Courier New" w:hAnsi="Courier New" w:eastAsia="Courier New" w:cs="Courier New"/>
          <w:sz w:val="18"/>
          <w:szCs w:val="18"/>
        </w:rPr>
        <w:t>Certificates found</w:t>
      </w:r>
    </w:p>
    <w:p w:rsidR="1DA8A1E3" w:rsidP="1343EB45" w:rsidRDefault="1DA8A1E3" w14:paraId="6536BC32" w14:textId="2D06FEC9">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 </w:t>
      </w:r>
      <w:proofErr w:type="gramStart"/>
      <w:r w:rsidRPr="1343EB45">
        <w:rPr>
          <w:rFonts w:ascii="Courier New" w:hAnsi="Courier New" w:eastAsia="Courier New" w:cs="Courier New"/>
          <w:sz w:val="18"/>
          <w:szCs w:val="18"/>
        </w:rPr>
        <w:t>default</w:t>
      </w:r>
      <w:proofErr w:type="gramEnd"/>
      <w:r w:rsidRPr="1343EB45">
        <w:rPr>
          <w:rFonts w:ascii="Courier New" w:hAnsi="Courier New" w:eastAsia="Courier New" w:cs="Courier New"/>
          <w:sz w:val="18"/>
          <w:szCs w:val="18"/>
        </w:rPr>
        <w:t>, - personal</w:t>
      </w:r>
      <w:proofErr w:type="gramStart"/>
      <w:r w:rsidRPr="1343EB45">
        <w:rPr>
          <w:rFonts w:ascii="Courier New" w:hAnsi="Courier New" w:eastAsia="Courier New" w:cs="Courier New"/>
          <w:sz w:val="18"/>
          <w:szCs w:val="18"/>
        </w:rPr>
        <w:t>, !</w:t>
      </w:r>
      <w:proofErr w:type="gramEnd"/>
      <w:r w:rsidRPr="1343EB45">
        <w:rPr>
          <w:rFonts w:ascii="Courier New" w:hAnsi="Courier New" w:eastAsia="Courier New" w:cs="Courier New"/>
          <w:sz w:val="18"/>
          <w:szCs w:val="18"/>
        </w:rPr>
        <w:t xml:space="preserve"> trusted, # secret key</w:t>
      </w:r>
    </w:p>
    <w:p w:rsidR="1DA8A1E3" w:rsidP="1343EB45" w:rsidRDefault="1DA8A1E3" w14:paraId="64F2D7B4" w14:textId="3A8E9BF1">
      <w:pPr>
        <w:spacing w:after="0"/>
        <w:rPr>
          <w:rFonts w:ascii="Courier New" w:hAnsi="Courier New" w:eastAsia="Courier New" w:cs="Courier New"/>
          <w:b/>
          <w:bCs/>
          <w:sz w:val="18"/>
          <w:szCs w:val="18"/>
        </w:rPr>
      </w:pPr>
      <w:r w:rsidRPr="1343EB45">
        <w:rPr>
          <w:rFonts w:ascii="Courier New" w:hAnsi="Courier New" w:eastAsia="Courier New" w:cs="Courier New"/>
          <w:b/>
          <w:bCs/>
          <w:sz w:val="18"/>
          <w:szCs w:val="18"/>
        </w:rPr>
        <w:t>!       root</w:t>
      </w:r>
    </w:p>
    <w:p w:rsidR="1DA8A1E3" w:rsidP="1343EB45" w:rsidRDefault="1DA8A1E3" w14:paraId="3D4B0903" w14:textId="12F1093F">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       </w:t>
      </w:r>
      <w:proofErr w:type="spellStart"/>
      <w:r w:rsidRPr="1343EB45">
        <w:rPr>
          <w:rFonts w:ascii="Courier New" w:hAnsi="Courier New" w:eastAsia="Courier New" w:cs="Courier New"/>
          <w:sz w:val="18"/>
          <w:szCs w:val="18"/>
        </w:rPr>
        <w:t>mylabel</w:t>
      </w:r>
      <w:proofErr w:type="spellEnd"/>
    </w:p>
    <w:p w:rsidR="1343EB45" w:rsidP="1343EB45" w:rsidRDefault="1343EB45" w14:paraId="7CD6CF3A" w14:textId="42DE37EA">
      <w:pPr>
        <w:spacing w:after="0"/>
        <w:rPr>
          <w:rFonts w:ascii="Courier New" w:hAnsi="Courier New" w:eastAsia="Courier New" w:cs="Courier New"/>
          <w:sz w:val="18"/>
          <w:szCs w:val="18"/>
        </w:rPr>
      </w:pPr>
    </w:p>
    <w:p w:rsidR="698A0B18" w:rsidP="1343EB45" w:rsidRDefault="698A0B18" w14:paraId="620E835C" w14:textId="7CF0C6D9">
      <w:pPr>
        <w:spacing w:after="240"/>
      </w:pPr>
      <w:r w:rsidRPr="1343EB45">
        <w:t xml:space="preserve">You may also see similar messages if your certificate does not meet the security requirements of your Db2 server. I hope to detail this in a later blog, but for now, I’ll refer you to our documentation about </w:t>
      </w:r>
      <w:hyperlink r:id="rId10">
        <w:r w:rsidRPr="1343EB45" w:rsidR="37DE60B5">
          <w:rPr>
            <w:rStyle w:val="Hyperlink"/>
          </w:rPr>
          <w:t>Db2’s security modes</w:t>
        </w:r>
      </w:hyperlink>
      <w:r w:rsidRPr="1343EB45" w:rsidR="37DE60B5">
        <w:t xml:space="preserve"> and the page about </w:t>
      </w:r>
      <w:hyperlink r:id="rId11">
        <w:r w:rsidRPr="1343EB45" w:rsidR="0DFD6CED">
          <w:rPr>
            <w:rStyle w:val="Hyperlink"/>
          </w:rPr>
          <w:t>TLS 1.3 certificate restrictions</w:t>
        </w:r>
      </w:hyperlink>
      <w:r w:rsidRPr="1343EB45" w:rsidR="37DE60B5">
        <w:t xml:space="preserve"> </w:t>
      </w:r>
      <w:r w:rsidRPr="1343EB45" w:rsidR="51FBD9B3">
        <w:t xml:space="preserve"> </w:t>
      </w:r>
    </w:p>
    <w:p w:rsidR="51FBD9B3" w:rsidP="1343EB45" w:rsidRDefault="017087ED" w14:paraId="400992D7" w14:textId="55ED1A14">
      <w:pPr>
        <w:spacing w:after="240"/>
      </w:pPr>
      <w:r w:rsidRPr="480D2671">
        <w:t xml:space="preserve">If your certificate is using old insecure algorithms, you may see </w:t>
      </w:r>
      <w:r w:rsidRPr="480D2671" w:rsidR="1374B933">
        <w:t>error</w:t>
      </w:r>
      <w:r w:rsidRPr="480D2671">
        <w:t xml:space="preserve">s </w:t>
      </w:r>
      <w:proofErr w:type="gramStart"/>
      <w:r w:rsidRPr="480D2671">
        <w:t>similar to</w:t>
      </w:r>
      <w:proofErr w:type="gramEnd"/>
      <w:r w:rsidRPr="480D2671">
        <w:t xml:space="preserve"> the above. You can view the details of your certificate</w:t>
      </w:r>
      <w:r w:rsidRPr="480D2671" w:rsidR="4AFA56EA">
        <w:t xml:space="preserve"> to check if these insecure algorithms are being used by running</w:t>
      </w:r>
      <w:r w:rsidRPr="480D2671">
        <w:t>:</w:t>
      </w:r>
    </w:p>
    <w:p w:rsidR="57258386" w:rsidP="1343EB45" w:rsidRDefault="1253D10B" w14:paraId="47F2C5A4" w14:textId="24F17349">
      <w:pPr>
        <w:spacing w:after="240"/>
        <w:rPr>
          <w:rFonts w:ascii="Courier New" w:hAnsi="Courier New" w:eastAsia="Courier New" w:cs="Courier New"/>
          <w:sz w:val="18"/>
          <w:szCs w:val="18"/>
        </w:rPr>
      </w:pPr>
      <w:r w:rsidRPr="480D2671">
        <w:rPr>
          <w:rFonts w:ascii="Courier New" w:hAnsi="Courier New" w:eastAsia="Courier New" w:cs="Courier New"/>
          <w:sz w:val="18"/>
          <w:szCs w:val="18"/>
        </w:rPr>
        <w:t>g</w:t>
      </w:r>
      <w:r w:rsidRPr="480D2671" w:rsidR="017087ED">
        <w:rPr>
          <w:rFonts w:ascii="Courier New" w:hAnsi="Courier New" w:eastAsia="Courier New" w:cs="Courier New"/>
          <w:sz w:val="18"/>
          <w:szCs w:val="18"/>
        </w:rPr>
        <w:t>sk8capicmd_64 –cert –details –</w:t>
      </w:r>
      <w:proofErr w:type="spellStart"/>
      <w:r w:rsidRPr="480D2671" w:rsidR="017087ED">
        <w:rPr>
          <w:rFonts w:ascii="Courier New" w:hAnsi="Courier New" w:eastAsia="Courier New" w:cs="Courier New"/>
          <w:sz w:val="18"/>
          <w:szCs w:val="18"/>
        </w:rPr>
        <w:t>db</w:t>
      </w:r>
      <w:proofErr w:type="spellEnd"/>
      <w:r w:rsidRPr="480D2671" w:rsidR="017087ED">
        <w:rPr>
          <w:rFonts w:ascii="Courier New" w:hAnsi="Courier New" w:eastAsia="Courier New" w:cs="Courier New"/>
          <w:sz w:val="18"/>
          <w:szCs w:val="18"/>
        </w:rPr>
        <w:t xml:space="preserve"> </w:t>
      </w:r>
      <w:r w:rsidRPr="480D2671" w:rsidR="4A332D77">
        <w:rPr>
          <w:rFonts w:ascii="Courier New" w:hAnsi="Courier New" w:eastAsia="Courier New" w:cs="Courier New"/>
          <w:sz w:val="18"/>
          <w:szCs w:val="18"/>
        </w:rPr>
        <w:t>/home/db2inst1/</w:t>
      </w:r>
      <w:proofErr w:type="gramStart"/>
      <w:r w:rsidRPr="480D2671" w:rsidR="4A332D77">
        <w:rPr>
          <w:rFonts w:ascii="Courier New" w:hAnsi="Courier New" w:eastAsia="Courier New" w:cs="Courier New"/>
          <w:sz w:val="18"/>
          <w:szCs w:val="18"/>
        </w:rPr>
        <w:t>server.p</w:t>
      </w:r>
      <w:proofErr w:type="gramEnd"/>
      <w:r w:rsidRPr="480D2671" w:rsidR="4A332D77">
        <w:rPr>
          <w:rFonts w:ascii="Courier New" w:hAnsi="Courier New" w:eastAsia="Courier New" w:cs="Courier New"/>
          <w:sz w:val="18"/>
          <w:szCs w:val="18"/>
        </w:rPr>
        <w:t>12</w:t>
      </w:r>
      <w:r w:rsidRPr="480D2671" w:rsidR="0242D3EB">
        <w:rPr>
          <w:rFonts w:ascii="Courier New" w:hAnsi="Courier New" w:eastAsia="Courier New" w:cs="Courier New"/>
          <w:sz w:val="18"/>
          <w:szCs w:val="18"/>
        </w:rPr>
        <w:t xml:space="preserve"> -label </w:t>
      </w:r>
      <w:proofErr w:type="spellStart"/>
      <w:r w:rsidRPr="480D2671" w:rsidR="0242D3EB">
        <w:rPr>
          <w:rFonts w:ascii="Courier New" w:hAnsi="Courier New" w:eastAsia="Courier New" w:cs="Courier New"/>
          <w:sz w:val="18"/>
          <w:szCs w:val="18"/>
        </w:rPr>
        <w:t>mylabel</w:t>
      </w:r>
      <w:proofErr w:type="spellEnd"/>
    </w:p>
    <w:p w:rsidR="66BCDE47" w:rsidP="138AF6DA" w:rsidRDefault="66BCDE47" w14:paraId="41615B18" w14:textId="67A69CD3">
      <w:pPr>
        <w:pStyle w:val="Heading2"/>
      </w:pPr>
      <w:proofErr w:type="spellStart"/>
      <w:r w:rsidRPr="138AF6DA">
        <w:t>GSKit</w:t>
      </w:r>
      <w:proofErr w:type="spellEnd"/>
      <w:r w:rsidRPr="138AF6DA">
        <w:t xml:space="preserve"> Error </w:t>
      </w:r>
      <w:r w:rsidRPr="138AF6DA" w:rsidR="089F196E">
        <w:t xml:space="preserve">102 and </w:t>
      </w:r>
      <w:r w:rsidRPr="138AF6DA">
        <w:t>4</w:t>
      </w:r>
      <w:r w:rsidRPr="138AF6DA" w:rsidR="58546DF6">
        <w:t>08</w:t>
      </w:r>
    </w:p>
    <w:p w:rsidR="66BCDE47" w:rsidP="1343EB45" w:rsidRDefault="66BCDE47" w14:paraId="4D56FA95" w14:textId="31F4EE0E">
      <w:pPr>
        <w:spacing w:after="240"/>
        <w:rPr>
          <w:rFonts w:ascii="Aptos" w:hAnsi="Aptos" w:eastAsia="Aptos" w:cs="Aptos"/>
        </w:rPr>
      </w:pPr>
      <w:r w:rsidRPr="138AF6DA">
        <w:rPr>
          <w:rFonts w:ascii="Aptos" w:hAnsi="Aptos" w:eastAsia="Aptos" w:cs="Aptos"/>
        </w:rPr>
        <w:t xml:space="preserve">In the </w:t>
      </w:r>
      <w:r w:rsidRPr="138AF6DA">
        <w:rPr>
          <w:rFonts w:ascii="Courier New" w:hAnsi="Courier New" w:eastAsia="Courier New" w:cs="Courier New"/>
          <w:sz w:val="18"/>
          <w:szCs w:val="18"/>
        </w:rPr>
        <w:t>db2diag.log</w:t>
      </w:r>
      <w:r w:rsidRPr="138AF6DA">
        <w:rPr>
          <w:rFonts w:ascii="Aptos" w:hAnsi="Aptos" w:eastAsia="Aptos" w:cs="Aptos"/>
        </w:rPr>
        <w:t>, you may encounter:</w:t>
      </w:r>
    </w:p>
    <w:p w:rsidR="1D7A7367" w:rsidP="1343EB45" w:rsidRDefault="1D7A7367" w14:paraId="1DBCF38D" w14:textId="2BB40F48">
      <w:pPr>
        <w:spacing w:after="0"/>
        <w:rPr>
          <w:rFonts w:ascii="Courier New" w:hAnsi="Courier New" w:eastAsia="Courier New" w:cs="Courier New"/>
          <w:sz w:val="18"/>
          <w:szCs w:val="18"/>
        </w:rPr>
      </w:pPr>
      <w:r w:rsidRPr="1343EB45">
        <w:rPr>
          <w:rFonts w:ascii="Courier New" w:hAnsi="Courier New" w:eastAsia="Courier New" w:cs="Courier New"/>
          <w:sz w:val="18"/>
          <w:szCs w:val="18"/>
        </w:rPr>
        <w:t>2025-09-05-11.01.48.637518-240 I11138E569            LEVEL: Error</w:t>
      </w:r>
    </w:p>
    <w:p w:rsidR="1D7A7367" w:rsidP="1343EB45" w:rsidRDefault="1D7A7367" w14:paraId="59F4C9E9" w14:textId="10BBB2A8">
      <w:pPr>
        <w:spacing w:after="0"/>
        <w:rPr>
          <w:rFonts w:ascii="Courier New" w:hAnsi="Courier New" w:eastAsia="Courier New" w:cs="Courier New"/>
          <w:sz w:val="18"/>
          <w:szCs w:val="18"/>
        </w:rPr>
      </w:pPr>
      <w:proofErr w:type="gramStart"/>
      <w:r w:rsidRPr="1343EB45">
        <w:rPr>
          <w:rFonts w:ascii="Courier New" w:hAnsi="Courier New" w:eastAsia="Courier New" w:cs="Courier New"/>
          <w:sz w:val="18"/>
          <w:szCs w:val="18"/>
        </w:rPr>
        <w:t>PID :</w:t>
      </w:r>
      <w:proofErr w:type="gramEnd"/>
      <w:r w:rsidRPr="1343EB45">
        <w:rPr>
          <w:rFonts w:ascii="Courier New" w:hAnsi="Courier New" w:eastAsia="Courier New" w:cs="Courier New"/>
          <w:sz w:val="18"/>
          <w:szCs w:val="18"/>
        </w:rPr>
        <w:t xml:space="preserve"> 3402527                  </w:t>
      </w:r>
      <w:proofErr w:type="gramStart"/>
      <w:r w:rsidRPr="1343EB45">
        <w:rPr>
          <w:rFonts w:ascii="Courier New" w:hAnsi="Courier New" w:eastAsia="Courier New" w:cs="Courier New"/>
          <w:sz w:val="18"/>
          <w:szCs w:val="18"/>
        </w:rPr>
        <w:t>TID :</w:t>
      </w:r>
      <w:proofErr w:type="gramEnd"/>
      <w:r w:rsidRPr="1343EB45">
        <w:rPr>
          <w:rFonts w:ascii="Courier New" w:hAnsi="Courier New" w:eastAsia="Courier New" w:cs="Courier New"/>
          <w:sz w:val="18"/>
          <w:szCs w:val="18"/>
        </w:rPr>
        <w:t xml:space="preserve"> 139831086671424 </w:t>
      </w:r>
      <w:proofErr w:type="gramStart"/>
      <w:r w:rsidRPr="1343EB45">
        <w:rPr>
          <w:rFonts w:ascii="Courier New" w:hAnsi="Courier New" w:eastAsia="Courier New" w:cs="Courier New"/>
          <w:sz w:val="18"/>
          <w:szCs w:val="18"/>
        </w:rPr>
        <w:t>PROC :</w:t>
      </w:r>
      <w:proofErr w:type="gramEnd"/>
      <w:r w:rsidRPr="1343EB45">
        <w:rPr>
          <w:rFonts w:ascii="Courier New" w:hAnsi="Courier New" w:eastAsia="Courier New" w:cs="Courier New"/>
          <w:sz w:val="18"/>
          <w:szCs w:val="18"/>
        </w:rPr>
        <w:t xml:space="preserve"> db2sysc</w:t>
      </w:r>
    </w:p>
    <w:p w:rsidR="1D7A7367" w:rsidP="1343EB45" w:rsidRDefault="1D7A7367" w14:paraId="2C359A7D" w14:textId="69A7D33B">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INSTANCE: </w:t>
      </w:r>
      <w:proofErr w:type="spellStart"/>
      <w:r w:rsidRPr="1343EB45">
        <w:rPr>
          <w:rFonts w:ascii="Courier New" w:hAnsi="Courier New" w:eastAsia="Courier New" w:cs="Courier New"/>
          <w:sz w:val="18"/>
          <w:szCs w:val="18"/>
        </w:rPr>
        <w:t>cyrusng</w:t>
      </w:r>
      <w:proofErr w:type="spellEnd"/>
      <w:r w:rsidRPr="1343EB45">
        <w:rPr>
          <w:rFonts w:ascii="Courier New" w:hAnsi="Courier New" w:eastAsia="Courier New" w:cs="Courier New"/>
          <w:sz w:val="18"/>
          <w:szCs w:val="18"/>
        </w:rPr>
        <w:t xml:space="preserve">              </w:t>
      </w:r>
      <w:proofErr w:type="gramStart"/>
      <w:r w:rsidRPr="1343EB45">
        <w:rPr>
          <w:rFonts w:ascii="Courier New" w:hAnsi="Courier New" w:eastAsia="Courier New" w:cs="Courier New"/>
          <w:sz w:val="18"/>
          <w:szCs w:val="18"/>
        </w:rPr>
        <w:t>NODE :</w:t>
      </w:r>
      <w:proofErr w:type="gramEnd"/>
      <w:r w:rsidRPr="1343EB45">
        <w:rPr>
          <w:rFonts w:ascii="Courier New" w:hAnsi="Courier New" w:eastAsia="Courier New" w:cs="Courier New"/>
          <w:sz w:val="18"/>
          <w:szCs w:val="18"/>
        </w:rPr>
        <w:t xml:space="preserve"> 000</w:t>
      </w:r>
    </w:p>
    <w:p w:rsidR="1D7A7367" w:rsidP="1343EB45" w:rsidRDefault="1D7A7367" w14:paraId="6A105A6A" w14:textId="7CFCD285">
      <w:pPr>
        <w:spacing w:after="0"/>
        <w:rPr>
          <w:rFonts w:ascii="Courier New" w:hAnsi="Courier New" w:eastAsia="Courier New" w:cs="Courier New"/>
          <w:sz w:val="18"/>
          <w:szCs w:val="18"/>
        </w:rPr>
      </w:pPr>
      <w:r w:rsidRPr="1343EB45">
        <w:rPr>
          <w:rFonts w:ascii="Courier New" w:hAnsi="Courier New" w:eastAsia="Courier New" w:cs="Courier New"/>
          <w:sz w:val="18"/>
          <w:szCs w:val="18"/>
        </w:rPr>
        <w:t>HOSTNAME: CyrusNg-857tb-x86</w:t>
      </w:r>
    </w:p>
    <w:p w:rsidR="1D7A7367" w:rsidP="1343EB45" w:rsidRDefault="1D7A7367" w14:paraId="32C47F45" w14:textId="0206D4BF">
      <w:pPr>
        <w:spacing w:after="0"/>
        <w:rPr>
          <w:rFonts w:ascii="Courier New" w:hAnsi="Courier New" w:eastAsia="Courier New" w:cs="Courier New"/>
          <w:sz w:val="18"/>
          <w:szCs w:val="18"/>
        </w:rPr>
      </w:pPr>
      <w:proofErr w:type="gramStart"/>
      <w:r w:rsidRPr="1343EB45">
        <w:rPr>
          <w:rFonts w:ascii="Courier New" w:hAnsi="Courier New" w:eastAsia="Courier New" w:cs="Courier New"/>
          <w:sz w:val="18"/>
          <w:szCs w:val="18"/>
        </w:rPr>
        <w:t>EDUID :</w:t>
      </w:r>
      <w:proofErr w:type="gramEnd"/>
      <w:r w:rsidRPr="1343EB45">
        <w:rPr>
          <w:rFonts w:ascii="Courier New" w:hAnsi="Courier New" w:eastAsia="Courier New" w:cs="Courier New"/>
          <w:sz w:val="18"/>
          <w:szCs w:val="18"/>
        </w:rPr>
        <w:t xml:space="preserve"> 1                      EDUNAME: db2sysc</w:t>
      </w:r>
    </w:p>
    <w:p w:rsidR="1D7A7367" w:rsidP="1343EB45" w:rsidRDefault="1D7A7367" w14:paraId="4811CA25" w14:textId="648FF2E1">
      <w:pPr>
        <w:spacing w:after="0"/>
        <w:rPr>
          <w:rFonts w:ascii="Courier New" w:hAnsi="Courier New" w:eastAsia="Courier New" w:cs="Courier New"/>
          <w:sz w:val="18"/>
          <w:szCs w:val="18"/>
        </w:rPr>
      </w:pPr>
      <w:r w:rsidRPr="1343EB45">
        <w:rPr>
          <w:rFonts w:ascii="Courier New" w:hAnsi="Courier New" w:eastAsia="Courier New" w:cs="Courier New"/>
          <w:sz w:val="18"/>
          <w:szCs w:val="18"/>
        </w:rPr>
        <w:t>FUNCTION: DB2 UDB, common communication, sqlccMapSSLErrorToDB2Error, probe:530</w:t>
      </w:r>
    </w:p>
    <w:p w:rsidR="1D7A7367" w:rsidP="1343EB45" w:rsidRDefault="1D7A7367" w14:paraId="3B747467" w14:textId="45DCE436">
      <w:pPr>
        <w:spacing w:after="0"/>
        <w:rPr>
          <w:rFonts w:ascii="Courier New" w:hAnsi="Courier New" w:eastAsia="Courier New" w:cs="Courier New"/>
          <w:sz w:val="18"/>
          <w:szCs w:val="18"/>
        </w:rPr>
      </w:pPr>
      <w:proofErr w:type="gramStart"/>
      <w:r w:rsidRPr="1343EB45">
        <w:rPr>
          <w:rFonts w:ascii="Courier New" w:hAnsi="Courier New" w:eastAsia="Courier New" w:cs="Courier New"/>
          <w:sz w:val="18"/>
          <w:szCs w:val="18"/>
        </w:rPr>
        <w:t>MESSAGE :</w:t>
      </w:r>
      <w:proofErr w:type="gramEnd"/>
      <w:r w:rsidRPr="1343EB45">
        <w:rPr>
          <w:rFonts w:ascii="Courier New" w:hAnsi="Courier New" w:eastAsia="Courier New" w:cs="Courier New"/>
          <w:sz w:val="18"/>
          <w:szCs w:val="18"/>
        </w:rPr>
        <w:t xml:space="preserve"> DIA3604E The SSL function "</w:t>
      </w:r>
      <w:proofErr w:type="spellStart"/>
      <w:r w:rsidRPr="1343EB45">
        <w:rPr>
          <w:rFonts w:ascii="Courier New" w:hAnsi="Courier New" w:eastAsia="Courier New" w:cs="Courier New"/>
          <w:sz w:val="18"/>
          <w:szCs w:val="18"/>
        </w:rPr>
        <w:t>gsk_environment_init</w:t>
      </w:r>
      <w:proofErr w:type="spellEnd"/>
      <w:r w:rsidRPr="1343EB45">
        <w:rPr>
          <w:rFonts w:ascii="Courier New" w:hAnsi="Courier New" w:eastAsia="Courier New" w:cs="Courier New"/>
          <w:sz w:val="18"/>
          <w:szCs w:val="18"/>
        </w:rPr>
        <w:t>" failed with the</w:t>
      </w:r>
    </w:p>
    <w:p w:rsidR="1D7A7367" w:rsidP="1343EB45" w:rsidRDefault="1D7A7367" w14:paraId="6F42CF21" w14:textId="5873B432">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          return code "102" in "</w:t>
      </w:r>
      <w:proofErr w:type="spellStart"/>
      <w:r w:rsidRPr="1343EB45">
        <w:rPr>
          <w:rFonts w:ascii="Courier New" w:hAnsi="Courier New" w:eastAsia="Courier New" w:cs="Courier New"/>
          <w:sz w:val="18"/>
          <w:szCs w:val="18"/>
        </w:rPr>
        <w:t>sqlccEnvironmentInitCommon</w:t>
      </w:r>
      <w:proofErr w:type="spellEnd"/>
      <w:r w:rsidRPr="1343EB45">
        <w:rPr>
          <w:rFonts w:ascii="Courier New" w:hAnsi="Courier New" w:eastAsia="Courier New" w:cs="Courier New"/>
          <w:sz w:val="18"/>
          <w:szCs w:val="18"/>
        </w:rPr>
        <w:t>".</w:t>
      </w:r>
    </w:p>
    <w:p w:rsidR="1D7A7367" w:rsidP="1343EB45" w:rsidRDefault="1D7A7367" w14:paraId="2CDFF087" w14:textId="2ABFB265">
      <w:pPr>
        <w:spacing w:after="0"/>
        <w:rPr>
          <w:rFonts w:ascii="Courier New" w:hAnsi="Courier New" w:eastAsia="Courier New" w:cs="Courier New"/>
          <w:sz w:val="18"/>
          <w:szCs w:val="18"/>
        </w:rPr>
      </w:pPr>
      <w:r w:rsidRPr="1343EB45">
        <w:rPr>
          <w:rFonts w:ascii="Courier New" w:hAnsi="Courier New" w:eastAsia="Courier New" w:cs="Courier New"/>
          <w:sz w:val="18"/>
          <w:szCs w:val="18"/>
        </w:rPr>
        <w:t>DATA #</w:t>
      </w:r>
      <w:proofErr w:type="gramStart"/>
      <w:r w:rsidRPr="1343EB45">
        <w:rPr>
          <w:rFonts w:ascii="Courier New" w:hAnsi="Courier New" w:eastAsia="Courier New" w:cs="Courier New"/>
          <w:sz w:val="18"/>
          <w:szCs w:val="18"/>
        </w:rPr>
        <w:t>1 :</w:t>
      </w:r>
      <w:proofErr w:type="gramEnd"/>
      <w:r w:rsidRPr="1343EB45">
        <w:rPr>
          <w:rFonts w:ascii="Courier New" w:hAnsi="Courier New" w:eastAsia="Courier New" w:cs="Courier New"/>
          <w:sz w:val="18"/>
          <w:szCs w:val="18"/>
        </w:rPr>
        <w:t xml:space="preserve"> String, 20 bytes</w:t>
      </w:r>
    </w:p>
    <w:p w:rsidR="1D7A7367" w:rsidP="1343EB45" w:rsidRDefault="1D7A7367" w14:paraId="225D495C" w14:textId="70F39148">
      <w:pPr>
        <w:spacing w:after="0"/>
        <w:rPr>
          <w:rFonts w:ascii="Courier New" w:hAnsi="Courier New" w:eastAsia="Courier New" w:cs="Courier New"/>
          <w:sz w:val="18"/>
          <w:szCs w:val="18"/>
        </w:rPr>
      </w:pPr>
      <w:r w:rsidRPr="1343EB45">
        <w:rPr>
          <w:rFonts w:ascii="Courier New" w:hAnsi="Courier New" w:eastAsia="Courier New" w:cs="Courier New"/>
          <w:sz w:val="18"/>
          <w:szCs w:val="18"/>
        </w:rPr>
        <w:t>GSK_KEYFILE_IO_ERROR</w:t>
      </w:r>
    </w:p>
    <w:p w:rsidR="1D7A7367" w:rsidP="1343EB45" w:rsidRDefault="1D7A7367" w14:paraId="2ED6E7E6" w14:textId="1607A77F">
      <w:pPr>
        <w:spacing w:after="0"/>
        <w:rPr>
          <w:rFonts w:ascii="Courier New" w:hAnsi="Courier New" w:eastAsia="Courier New" w:cs="Courier New"/>
          <w:sz w:val="18"/>
          <w:szCs w:val="18"/>
        </w:rPr>
      </w:pPr>
      <w:r w:rsidRPr="1343EB45">
        <w:rPr>
          <w:rFonts w:ascii="Courier New" w:hAnsi="Courier New" w:eastAsia="Courier New" w:cs="Courier New"/>
          <w:sz w:val="18"/>
          <w:szCs w:val="18"/>
        </w:rPr>
        <w:t>DATA #</w:t>
      </w:r>
      <w:proofErr w:type="gramStart"/>
      <w:r w:rsidRPr="1343EB45">
        <w:rPr>
          <w:rFonts w:ascii="Courier New" w:hAnsi="Courier New" w:eastAsia="Courier New" w:cs="Courier New"/>
          <w:sz w:val="18"/>
          <w:szCs w:val="18"/>
        </w:rPr>
        <w:t>2 :</w:t>
      </w:r>
      <w:proofErr w:type="gramEnd"/>
      <w:r w:rsidRPr="1343EB45">
        <w:rPr>
          <w:rFonts w:ascii="Courier New" w:hAnsi="Courier New" w:eastAsia="Courier New" w:cs="Courier New"/>
          <w:sz w:val="18"/>
          <w:szCs w:val="18"/>
        </w:rPr>
        <w:t xml:space="preserve"> String, 25 bytes</w:t>
      </w:r>
    </w:p>
    <w:p w:rsidR="1D7A7367" w:rsidP="1343EB45" w:rsidRDefault="1D7A7367" w14:paraId="263FC399" w14:textId="04445827">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I/O error reading </w:t>
      </w:r>
      <w:proofErr w:type="spellStart"/>
      <w:r w:rsidRPr="1343EB45">
        <w:rPr>
          <w:rFonts w:ascii="Courier New" w:hAnsi="Courier New" w:eastAsia="Courier New" w:cs="Courier New"/>
          <w:sz w:val="18"/>
          <w:szCs w:val="18"/>
        </w:rPr>
        <w:t>keyfile</w:t>
      </w:r>
      <w:proofErr w:type="spellEnd"/>
    </w:p>
    <w:p w:rsidR="1D7A7367" w:rsidP="1343EB45" w:rsidRDefault="1D7A7367" w14:paraId="19763123" w14:textId="093D4838">
      <w:pPr>
        <w:spacing w:after="240"/>
        <w:rPr>
          <w:rFonts w:ascii="Aptos" w:hAnsi="Aptos" w:eastAsia="Aptos" w:cs="Aptos"/>
        </w:rPr>
      </w:pPr>
      <w:r w:rsidRPr="1343EB45">
        <w:rPr>
          <w:rFonts w:ascii="Aptos" w:hAnsi="Aptos" w:eastAsia="Aptos" w:cs="Aptos"/>
        </w:rPr>
        <w:t>or</w:t>
      </w:r>
    </w:p>
    <w:p w:rsidR="66BCDE47" w:rsidP="1343EB45" w:rsidRDefault="66BCDE47" w14:paraId="4B0B3862" w14:textId="397EE55C">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2025-09-05-10.24.38.250741-240 I57687E665 </w:t>
      </w:r>
      <w:r w:rsidRPr="1343EB45" w:rsidR="10938FF4">
        <w:rPr>
          <w:rFonts w:ascii="Courier New" w:hAnsi="Courier New" w:eastAsia="Courier New" w:cs="Courier New"/>
          <w:sz w:val="18"/>
          <w:szCs w:val="18"/>
        </w:rPr>
        <w:t xml:space="preserve">           </w:t>
      </w:r>
      <w:r w:rsidRPr="1343EB45">
        <w:rPr>
          <w:rFonts w:ascii="Courier New" w:hAnsi="Courier New" w:eastAsia="Courier New" w:cs="Courier New"/>
          <w:sz w:val="18"/>
          <w:szCs w:val="18"/>
        </w:rPr>
        <w:t xml:space="preserve">LEVEL: Error </w:t>
      </w:r>
    </w:p>
    <w:p w:rsidR="66BCDE47" w:rsidP="1343EB45" w:rsidRDefault="66BCDE47" w14:paraId="651A54FF" w14:textId="1638D013">
      <w:pPr>
        <w:spacing w:after="0"/>
        <w:rPr>
          <w:rFonts w:ascii="Courier New" w:hAnsi="Courier New" w:eastAsia="Courier New" w:cs="Courier New"/>
          <w:sz w:val="18"/>
          <w:szCs w:val="18"/>
        </w:rPr>
      </w:pPr>
      <w:proofErr w:type="gramStart"/>
      <w:r w:rsidRPr="1343EB45">
        <w:rPr>
          <w:rFonts w:ascii="Courier New" w:hAnsi="Courier New" w:eastAsia="Courier New" w:cs="Courier New"/>
          <w:sz w:val="18"/>
          <w:szCs w:val="18"/>
        </w:rPr>
        <w:t>PID :</w:t>
      </w:r>
      <w:proofErr w:type="gramEnd"/>
      <w:r w:rsidRPr="1343EB45">
        <w:rPr>
          <w:rFonts w:ascii="Courier New" w:hAnsi="Courier New" w:eastAsia="Courier New" w:cs="Courier New"/>
          <w:sz w:val="18"/>
          <w:szCs w:val="18"/>
        </w:rPr>
        <w:t xml:space="preserve"> 3402070 </w:t>
      </w:r>
      <w:r w:rsidRPr="1343EB45" w:rsidR="39B3641C">
        <w:rPr>
          <w:rFonts w:ascii="Courier New" w:hAnsi="Courier New" w:eastAsia="Courier New" w:cs="Courier New"/>
          <w:sz w:val="18"/>
          <w:szCs w:val="18"/>
        </w:rPr>
        <w:t xml:space="preserve">                 </w:t>
      </w:r>
      <w:proofErr w:type="gramStart"/>
      <w:r w:rsidRPr="1343EB45">
        <w:rPr>
          <w:rFonts w:ascii="Courier New" w:hAnsi="Courier New" w:eastAsia="Courier New" w:cs="Courier New"/>
          <w:sz w:val="18"/>
          <w:szCs w:val="18"/>
        </w:rPr>
        <w:t>TID :</w:t>
      </w:r>
      <w:proofErr w:type="gramEnd"/>
      <w:r w:rsidRPr="1343EB45">
        <w:rPr>
          <w:rFonts w:ascii="Courier New" w:hAnsi="Courier New" w:eastAsia="Courier New" w:cs="Courier New"/>
          <w:sz w:val="18"/>
          <w:szCs w:val="18"/>
        </w:rPr>
        <w:t xml:space="preserve"> 139753546573376 </w:t>
      </w:r>
      <w:proofErr w:type="gramStart"/>
      <w:r w:rsidRPr="1343EB45">
        <w:rPr>
          <w:rFonts w:ascii="Courier New" w:hAnsi="Courier New" w:eastAsia="Courier New" w:cs="Courier New"/>
          <w:sz w:val="18"/>
          <w:szCs w:val="18"/>
        </w:rPr>
        <w:t>PROC :</w:t>
      </w:r>
      <w:proofErr w:type="gramEnd"/>
      <w:r w:rsidRPr="1343EB45">
        <w:rPr>
          <w:rFonts w:ascii="Courier New" w:hAnsi="Courier New" w:eastAsia="Courier New" w:cs="Courier New"/>
          <w:sz w:val="18"/>
          <w:szCs w:val="18"/>
        </w:rPr>
        <w:t xml:space="preserve"> db2sysc </w:t>
      </w:r>
    </w:p>
    <w:p w:rsidR="66BCDE47" w:rsidP="1343EB45" w:rsidRDefault="66BCDE47" w14:paraId="6331C95A" w14:textId="444EEFBF">
      <w:pPr>
        <w:spacing w:after="0"/>
        <w:rPr>
          <w:rFonts w:ascii="Courier New" w:hAnsi="Courier New" w:eastAsia="Courier New" w:cs="Courier New"/>
          <w:sz w:val="18"/>
          <w:szCs w:val="18"/>
        </w:rPr>
      </w:pPr>
      <w:r w:rsidRPr="1343EB45">
        <w:rPr>
          <w:rFonts w:ascii="Courier New" w:hAnsi="Courier New" w:eastAsia="Courier New" w:cs="Courier New"/>
          <w:sz w:val="18"/>
          <w:szCs w:val="18"/>
        </w:rPr>
        <w:lastRenderedPageBreak/>
        <w:t xml:space="preserve">INSTANCE: </w:t>
      </w:r>
      <w:proofErr w:type="spellStart"/>
      <w:r w:rsidRPr="1343EB45">
        <w:rPr>
          <w:rFonts w:ascii="Courier New" w:hAnsi="Courier New" w:eastAsia="Courier New" w:cs="Courier New"/>
          <w:sz w:val="18"/>
          <w:szCs w:val="18"/>
        </w:rPr>
        <w:t>cyrusng</w:t>
      </w:r>
      <w:proofErr w:type="spellEnd"/>
      <w:r w:rsidRPr="1343EB45">
        <w:rPr>
          <w:rFonts w:ascii="Courier New" w:hAnsi="Courier New" w:eastAsia="Courier New" w:cs="Courier New"/>
          <w:sz w:val="18"/>
          <w:szCs w:val="18"/>
        </w:rPr>
        <w:t xml:space="preserve"> </w:t>
      </w:r>
      <w:r w:rsidRPr="1343EB45" w:rsidR="1C728846">
        <w:rPr>
          <w:rFonts w:ascii="Courier New" w:hAnsi="Courier New" w:eastAsia="Courier New" w:cs="Courier New"/>
          <w:sz w:val="18"/>
          <w:szCs w:val="18"/>
        </w:rPr>
        <w:t xml:space="preserve">             </w:t>
      </w:r>
      <w:proofErr w:type="gramStart"/>
      <w:r w:rsidRPr="1343EB45">
        <w:rPr>
          <w:rFonts w:ascii="Courier New" w:hAnsi="Courier New" w:eastAsia="Courier New" w:cs="Courier New"/>
          <w:sz w:val="18"/>
          <w:szCs w:val="18"/>
        </w:rPr>
        <w:t>NODE :</w:t>
      </w:r>
      <w:proofErr w:type="gramEnd"/>
      <w:r w:rsidRPr="1343EB45">
        <w:rPr>
          <w:rFonts w:ascii="Courier New" w:hAnsi="Courier New" w:eastAsia="Courier New" w:cs="Courier New"/>
          <w:sz w:val="18"/>
          <w:szCs w:val="18"/>
        </w:rPr>
        <w:t xml:space="preserve"> 000 </w:t>
      </w:r>
    </w:p>
    <w:p w:rsidR="66BCDE47" w:rsidP="1343EB45" w:rsidRDefault="66BCDE47" w14:paraId="7D05F67C" w14:textId="5669CCFF">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HOSTNAME: CyrusNg-857tb-x86 </w:t>
      </w:r>
    </w:p>
    <w:p w:rsidR="66BCDE47" w:rsidP="1343EB45" w:rsidRDefault="66BCDE47" w14:paraId="65E3814D" w14:textId="076A6736">
      <w:pPr>
        <w:spacing w:after="0"/>
        <w:rPr>
          <w:rFonts w:ascii="Courier New" w:hAnsi="Courier New" w:eastAsia="Courier New" w:cs="Courier New"/>
          <w:sz w:val="18"/>
          <w:szCs w:val="18"/>
        </w:rPr>
      </w:pPr>
      <w:proofErr w:type="gramStart"/>
      <w:r w:rsidRPr="1343EB45">
        <w:rPr>
          <w:rFonts w:ascii="Courier New" w:hAnsi="Courier New" w:eastAsia="Courier New" w:cs="Courier New"/>
          <w:sz w:val="18"/>
          <w:szCs w:val="18"/>
        </w:rPr>
        <w:t>EDUID :</w:t>
      </w:r>
      <w:proofErr w:type="gramEnd"/>
      <w:r w:rsidRPr="1343EB45">
        <w:rPr>
          <w:rFonts w:ascii="Courier New" w:hAnsi="Courier New" w:eastAsia="Courier New" w:cs="Courier New"/>
          <w:sz w:val="18"/>
          <w:szCs w:val="18"/>
        </w:rPr>
        <w:t xml:space="preserve"> 1 </w:t>
      </w:r>
      <w:r w:rsidRPr="1343EB45" w:rsidR="64321599">
        <w:rPr>
          <w:rFonts w:ascii="Courier New" w:hAnsi="Courier New" w:eastAsia="Courier New" w:cs="Courier New"/>
          <w:sz w:val="18"/>
          <w:szCs w:val="18"/>
        </w:rPr>
        <w:t xml:space="preserve">                     </w:t>
      </w:r>
      <w:r w:rsidRPr="1343EB45">
        <w:rPr>
          <w:rFonts w:ascii="Courier New" w:hAnsi="Courier New" w:eastAsia="Courier New" w:cs="Courier New"/>
          <w:sz w:val="18"/>
          <w:szCs w:val="18"/>
        </w:rPr>
        <w:t xml:space="preserve">EDUNAME: db2sysc </w:t>
      </w:r>
    </w:p>
    <w:p w:rsidR="66BCDE47" w:rsidP="1343EB45" w:rsidRDefault="66BCDE47" w14:paraId="30A2A586" w14:textId="14A61287">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FUNCTION: DB2 UDB, common communication, sqlccMapSSLErrorToDB2Error, probe:530 </w:t>
      </w:r>
    </w:p>
    <w:p w:rsidR="66BCDE47" w:rsidP="1343EB45" w:rsidRDefault="66BCDE47" w14:paraId="103366A4" w14:textId="2E813A10">
      <w:pPr>
        <w:spacing w:after="0"/>
        <w:rPr>
          <w:rFonts w:ascii="Courier New" w:hAnsi="Courier New" w:eastAsia="Courier New" w:cs="Courier New"/>
          <w:sz w:val="18"/>
          <w:szCs w:val="18"/>
        </w:rPr>
      </w:pPr>
      <w:proofErr w:type="gramStart"/>
      <w:r w:rsidRPr="1343EB45">
        <w:rPr>
          <w:rFonts w:ascii="Courier New" w:hAnsi="Courier New" w:eastAsia="Courier New" w:cs="Courier New"/>
          <w:sz w:val="18"/>
          <w:szCs w:val="18"/>
        </w:rPr>
        <w:t>MESSAGE :</w:t>
      </w:r>
      <w:proofErr w:type="gramEnd"/>
      <w:r w:rsidRPr="1343EB45">
        <w:rPr>
          <w:rFonts w:ascii="Courier New" w:hAnsi="Courier New" w:eastAsia="Courier New" w:cs="Courier New"/>
          <w:sz w:val="18"/>
          <w:szCs w:val="18"/>
        </w:rPr>
        <w:t xml:space="preserve"> DIA3604E The SSL function "</w:t>
      </w:r>
      <w:proofErr w:type="spellStart"/>
      <w:r w:rsidRPr="1343EB45">
        <w:rPr>
          <w:rFonts w:ascii="Courier New" w:hAnsi="Courier New" w:eastAsia="Courier New" w:cs="Courier New"/>
          <w:sz w:val="18"/>
          <w:szCs w:val="18"/>
        </w:rPr>
        <w:t>gsk_environment_init</w:t>
      </w:r>
      <w:proofErr w:type="spellEnd"/>
      <w:r w:rsidRPr="1343EB45">
        <w:rPr>
          <w:rFonts w:ascii="Courier New" w:hAnsi="Courier New" w:eastAsia="Courier New" w:cs="Courier New"/>
          <w:sz w:val="18"/>
          <w:szCs w:val="18"/>
        </w:rPr>
        <w:t xml:space="preserve">" failed with the </w:t>
      </w:r>
    </w:p>
    <w:p w:rsidR="54A04A52" w:rsidP="1343EB45" w:rsidRDefault="54A04A52" w14:paraId="61D747A3" w14:textId="6F70AF0C">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          </w:t>
      </w:r>
      <w:r w:rsidRPr="1343EB45" w:rsidR="66BCDE47">
        <w:rPr>
          <w:rFonts w:ascii="Courier New" w:hAnsi="Courier New" w:eastAsia="Courier New" w:cs="Courier New"/>
          <w:sz w:val="18"/>
          <w:szCs w:val="18"/>
        </w:rPr>
        <w:t>return code "408" in "</w:t>
      </w:r>
      <w:proofErr w:type="spellStart"/>
      <w:r w:rsidRPr="1343EB45" w:rsidR="66BCDE47">
        <w:rPr>
          <w:rFonts w:ascii="Courier New" w:hAnsi="Courier New" w:eastAsia="Courier New" w:cs="Courier New"/>
          <w:sz w:val="18"/>
          <w:szCs w:val="18"/>
        </w:rPr>
        <w:t>sqlccEnvironmentInitCommon</w:t>
      </w:r>
      <w:proofErr w:type="spellEnd"/>
      <w:r w:rsidRPr="1343EB45" w:rsidR="66BCDE47">
        <w:rPr>
          <w:rFonts w:ascii="Courier New" w:hAnsi="Courier New" w:eastAsia="Courier New" w:cs="Courier New"/>
          <w:sz w:val="18"/>
          <w:szCs w:val="18"/>
        </w:rPr>
        <w:t xml:space="preserve">". </w:t>
      </w:r>
    </w:p>
    <w:p w:rsidR="66BCDE47" w:rsidP="1343EB45" w:rsidRDefault="66BCDE47" w14:paraId="686B251A" w14:textId="68DE3F20">
      <w:pPr>
        <w:spacing w:after="0"/>
        <w:rPr>
          <w:rFonts w:ascii="Courier New" w:hAnsi="Courier New" w:eastAsia="Courier New" w:cs="Courier New"/>
          <w:sz w:val="18"/>
          <w:szCs w:val="18"/>
        </w:rPr>
      </w:pPr>
      <w:r w:rsidRPr="1343EB45">
        <w:rPr>
          <w:rFonts w:ascii="Courier New" w:hAnsi="Courier New" w:eastAsia="Courier New" w:cs="Courier New"/>
          <w:sz w:val="18"/>
          <w:szCs w:val="18"/>
        </w:rPr>
        <w:t>DATA #</w:t>
      </w:r>
      <w:proofErr w:type="gramStart"/>
      <w:r w:rsidRPr="1343EB45">
        <w:rPr>
          <w:rFonts w:ascii="Courier New" w:hAnsi="Courier New" w:eastAsia="Courier New" w:cs="Courier New"/>
          <w:sz w:val="18"/>
          <w:szCs w:val="18"/>
        </w:rPr>
        <w:t>1 :</w:t>
      </w:r>
      <w:proofErr w:type="gramEnd"/>
      <w:r w:rsidRPr="1343EB45">
        <w:rPr>
          <w:rFonts w:ascii="Courier New" w:hAnsi="Courier New" w:eastAsia="Courier New" w:cs="Courier New"/>
          <w:sz w:val="18"/>
          <w:szCs w:val="18"/>
        </w:rPr>
        <w:t xml:space="preserve"> String, 30 bytes </w:t>
      </w:r>
    </w:p>
    <w:p w:rsidR="66BCDE47" w:rsidP="1343EB45" w:rsidRDefault="66BCDE47" w14:paraId="1ACA8DF4" w14:textId="04DA5C75">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GSK_ERROR_BAD_KEYFILE_PASSWORD </w:t>
      </w:r>
    </w:p>
    <w:p w:rsidR="66BCDE47" w:rsidP="1343EB45" w:rsidRDefault="66BCDE47" w14:paraId="5FE5D5CB" w14:textId="0F037C80">
      <w:pPr>
        <w:spacing w:after="0"/>
        <w:rPr>
          <w:rFonts w:ascii="Courier New" w:hAnsi="Courier New" w:eastAsia="Courier New" w:cs="Courier New"/>
          <w:sz w:val="18"/>
          <w:szCs w:val="18"/>
        </w:rPr>
      </w:pPr>
      <w:r w:rsidRPr="1343EB45">
        <w:rPr>
          <w:rFonts w:ascii="Courier New" w:hAnsi="Courier New" w:eastAsia="Courier New" w:cs="Courier New"/>
          <w:sz w:val="18"/>
          <w:szCs w:val="18"/>
        </w:rPr>
        <w:t>DATA #</w:t>
      </w:r>
      <w:proofErr w:type="gramStart"/>
      <w:r w:rsidRPr="1343EB45">
        <w:rPr>
          <w:rFonts w:ascii="Courier New" w:hAnsi="Courier New" w:eastAsia="Courier New" w:cs="Courier New"/>
          <w:sz w:val="18"/>
          <w:szCs w:val="18"/>
        </w:rPr>
        <w:t>2 :</w:t>
      </w:r>
      <w:proofErr w:type="gramEnd"/>
      <w:r w:rsidRPr="1343EB45">
        <w:rPr>
          <w:rFonts w:ascii="Courier New" w:hAnsi="Courier New" w:eastAsia="Courier New" w:cs="Courier New"/>
          <w:sz w:val="18"/>
          <w:szCs w:val="18"/>
        </w:rPr>
        <w:t xml:space="preserve"> String, 110 bytes </w:t>
      </w:r>
    </w:p>
    <w:p w:rsidR="66BCDE47" w:rsidP="1343EB45" w:rsidRDefault="66BCDE47" w14:paraId="2A504E2B" w14:textId="7A97B224">
      <w:pPr>
        <w:spacing w:after="0"/>
        <w:rPr>
          <w:rFonts w:ascii="Courier New" w:hAnsi="Courier New" w:eastAsia="Courier New" w:cs="Courier New"/>
          <w:sz w:val="18"/>
          <w:szCs w:val="18"/>
        </w:rPr>
      </w:pPr>
      <w:r w:rsidRPr="1343EB45">
        <w:rPr>
          <w:rFonts w:ascii="Courier New" w:hAnsi="Courier New" w:eastAsia="Courier New" w:cs="Courier New"/>
          <w:sz w:val="18"/>
          <w:szCs w:val="18"/>
        </w:rPr>
        <w:t>The specified key file password is incorrect. The key file could not be used. The key file may also be corrupt</w:t>
      </w:r>
    </w:p>
    <w:p w:rsidR="1343EB45" w:rsidP="1343EB45" w:rsidRDefault="1343EB45" w14:paraId="47C700DE" w14:textId="59C8522E">
      <w:pPr>
        <w:spacing w:after="240"/>
        <w:rPr>
          <w:rFonts w:ascii="Aptos" w:hAnsi="Aptos" w:eastAsia="Aptos" w:cs="Aptos"/>
        </w:rPr>
      </w:pPr>
    </w:p>
    <w:p w:rsidR="7FE9F91C" w:rsidP="1343EB45" w:rsidRDefault="7FE9F91C" w14:paraId="7B433E1C" w14:textId="16ED619C">
      <w:pPr>
        <w:spacing w:after="240"/>
        <w:rPr>
          <w:rFonts w:ascii="Aptos" w:hAnsi="Aptos" w:eastAsia="Aptos" w:cs="Aptos"/>
        </w:rPr>
      </w:pPr>
      <w:r w:rsidRPr="138AF6DA">
        <w:rPr>
          <w:rFonts w:ascii="Aptos" w:hAnsi="Aptos" w:eastAsia="Aptos" w:cs="Aptos"/>
        </w:rPr>
        <w:t>The first thing to check is that you’ve specified the correct keystore and stash file pairing</w:t>
      </w:r>
      <w:r w:rsidRPr="138AF6DA" w:rsidR="015BD7D4">
        <w:rPr>
          <w:rFonts w:ascii="Aptos" w:hAnsi="Aptos" w:eastAsia="Aptos" w:cs="Aptos"/>
        </w:rPr>
        <w:t xml:space="preserve"> for </w:t>
      </w:r>
      <w:r w:rsidRPr="138AF6DA" w:rsidR="015BD7D4">
        <w:rPr>
          <w:rFonts w:ascii="Courier New" w:hAnsi="Courier New" w:eastAsia="Courier New" w:cs="Courier New"/>
          <w:sz w:val="18"/>
          <w:szCs w:val="18"/>
        </w:rPr>
        <w:t>SSL_SVR_STASH</w:t>
      </w:r>
      <w:r w:rsidRPr="138AF6DA" w:rsidR="015BD7D4">
        <w:rPr>
          <w:rFonts w:ascii="Aptos" w:hAnsi="Aptos" w:eastAsia="Aptos" w:cs="Aptos"/>
        </w:rPr>
        <w:t xml:space="preserve"> and </w:t>
      </w:r>
      <w:r w:rsidRPr="138AF6DA" w:rsidR="015BD7D4">
        <w:rPr>
          <w:rFonts w:ascii="Courier New" w:hAnsi="Courier New" w:eastAsia="Courier New" w:cs="Courier New"/>
          <w:sz w:val="18"/>
          <w:szCs w:val="18"/>
        </w:rPr>
        <w:t>SSL_SVR_KEYDB</w:t>
      </w:r>
      <w:r w:rsidRPr="138AF6DA" w:rsidR="015BD7D4">
        <w:rPr>
          <w:rFonts w:ascii="Aptos" w:hAnsi="Aptos" w:eastAsia="Aptos" w:cs="Aptos"/>
        </w:rPr>
        <w:t>. You can check this by using:</w:t>
      </w:r>
    </w:p>
    <w:p w:rsidR="015BD7D4" w:rsidP="1343EB45" w:rsidRDefault="015BD7D4" w14:paraId="1735CFE4" w14:textId="63E7C33F">
      <w:pPr>
        <w:spacing w:after="240"/>
        <w:rPr>
          <w:rFonts w:ascii="Courier New" w:hAnsi="Courier New" w:eastAsia="Courier New" w:cs="Courier New"/>
          <w:sz w:val="18"/>
          <w:szCs w:val="18"/>
        </w:rPr>
      </w:pPr>
      <w:r w:rsidRPr="1343EB45">
        <w:rPr>
          <w:rFonts w:ascii="Courier New" w:hAnsi="Courier New" w:eastAsia="Courier New" w:cs="Courier New"/>
          <w:sz w:val="18"/>
          <w:szCs w:val="18"/>
        </w:rPr>
        <w:t xml:space="preserve">db2 get </w:t>
      </w:r>
      <w:proofErr w:type="spellStart"/>
      <w:r w:rsidRPr="1343EB45">
        <w:rPr>
          <w:rFonts w:ascii="Courier New" w:hAnsi="Courier New" w:eastAsia="Courier New" w:cs="Courier New"/>
          <w:sz w:val="18"/>
          <w:szCs w:val="18"/>
        </w:rPr>
        <w:t>dbm</w:t>
      </w:r>
      <w:proofErr w:type="spellEnd"/>
      <w:r w:rsidRPr="1343EB45">
        <w:rPr>
          <w:rFonts w:ascii="Courier New" w:hAnsi="Courier New" w:eastAsia="Courier New" w:cs="Courier New"/>
          <w:sz w:val="18"/>
          <w:szCs w:val="18"/>
        </w:rPr>
        <w:t xml:space="preserve"> </w:t>
      </w:r>
      <w:proofErr w:type="spellStart"/>
      <w:r w:rsidRPr="1343EB45">
        <w:rPr>
          <w:rFonts w:ascii="Courier New" w:hAnsi="Courier New" w:eastAsia="Courier New" w:cs="Courier New"/>
          <w:sz w:val="18"/>
          <w:szCs w:val="18"/>
        </w:rPr>
        <w:t>cfg</w:t>
      </w:r>
      <w:proofErr w:type="spellEnd"/>
    </w:p>
    <w:p w:rsidR="5C474FB3" w:rsidP="1343EB45" w:rsidRDefault="5C474FB3" w14:paraId="75329DA6" w14:textId="574C66AB" w14:noSpellErr="1">
      <w:pPr>
        <w:spacing w:after="240"/>
        <w:rPr>
          <w:rFonts w:ascii="Aptos" w:hAnsi="Aptos" w:eastAsia="Aptos" w:cs="Aptos"/>
        </w:rPr>
      </w:pPr>
      <w:r w:rsidRPr="6BDD72C5" w:rsidR="5C474FB3">
        <w:rPr>
          <w:rFonts w:ascii="Aptos" w:hAnsi="Aptos" w:eastAsia="Aptos" w:cs="Aptos"/>
        </w:rPr>
        <w:t xml:space="preserve">If you are sure that the DBM </w:t>
      </w:r>
      <w:r w:rsidRPr="6BDD72C5" w:rsidR="5C474FB3">
        <w:rPr>
          <w:rFonts w:ascii="Aptos" w:hAnsi="Aptos" w:eastAsia="Aptos" w:cs="Aptos"/>
        </w:rPr>
        <w:t>cfg</w:t>
      </w:r>
      <w:r w:rsidRPr="6BDD72C5" w:rsidR="5C474FB3">
        <w:rPr>
          <w:rFonts w:ascii="Aptos" w:hAnsi="Aptos" w:eastAsia="Aptos" w:cs="Aptos"/>
        </w:rPr>
        <w:t xml:space="preserve"> is set correctly but are still getting the</w:t>
      </w:r>
      <w:r w:rsidRPr="6BDD72C5" w:rsidR="65B9A2CE">
        <w:rPr>
          <w:rFonts w:ascii="Aptos" w:hAnsi="Aptos" w:eastAsia="Aptos" w:cs="Aptos"/>
        </w:rPr>
        <w:t>se</w:t>
      </w:r>
      <w:r w:rsidRPr="6BDD72C5" w:rsidR="5C474FB3">
        <w:rPr>
          <w:rFonts w:ascii="Aptos" w:hAnsi="Aptos" w:eastAsia="Aptos" w:cs="Aptos"/>
        </w:rPr>
        <w:t xml:space="preserve"> error</w:t>
      </w:r>
      <w:r w:rsidRPr="6BDD72C5" w:rsidR="0973140D">
        <w:rPr>
          <w:rFonts w:ascii="Aptos" w:hAnsi="Aptos" w:eastAsia="Aptos" w:cs="Aptos"/>
        </w:rPr>
        <w:t>s</w:t>
      </w:r>
      <w:r w:rsidRPr="6BDD72C5" w:rsidR="5C474FB3">
        <w:rPr>
          <w:rFonts w:ascii="Aptos" w:hAnsi="Aptos" w:eastAsia="Aptos" w:cs="Aptos"/>
        </w:rPr>
        <w:t xml:space="preserve">, </w:t>
      </w:r>
      <w:r w:rsidRPr="6BDD72C5" w:rsidR="5E278004">
        <w:rPr>
          <w:rFonts w:ascii="Aptos" w:hAnsi="Aptos" w:eastAsia="Aptos" w:cs="Aptos"/>
        </w:rPr>
        <w:t xml:space="preserve">check </w:t>
      </w:r>
      <w:r w:rsidRPr="6BDD72C5" w:rsidR="232643B8">
        <w:rPr>
          <w:rFonts w:ascii="Aptos" w:hAnsi="Aptos" w:eastAsia="Aptos" w:cs="Aptos"/>
        </w:rPr>
        <w:t xml:space="preserve">that </w:t>
      </w:r>
      <w:r w:rsidRPr="6BDD72C5" w:rsidR="3E02938C">
        <w:rPr>
          <w:rFonts w:ascii="Aptos" w:hAnsi="Aptos" w:eastAsia="Aptos" w:cs="Aptos"/>
        </w:rPr>
        <w:t xml:space="preserve">the server can access the </w:t>
      </w:r>
      <w:r w:rsidRPr="6BDD72C5" w:rsidR="35CE063C">
        <w:rPr>
          <w:rFonts w:ascii="Aptos" w:hAnsi="Aptos" w:eastAsia="Aptos" w:cs="Aptos"/>
        </w:rPr>
        <w:t xml:space="preserve">keystore and stash </w:t>
      </w:r>
      <w:r w:rsidRPr="6BDD72C5" w:rsidR="3E02938C">
        <w:rPr>
          <w:rFonts w:ascii="Aptos" w:hAnsi="Aptos" w:eastAsia="Aptos" w:cs="Aptos"/>
        </w:rPr>
        <w:t>file. On Linux/Unix, th</w:t>
      </w:r>
      <w:r w:rsidRPr="6BDD72C5" w:rsidR="416475B8">
        <w:rPr>
          <w:rFonts w:ascii="Aptos" w:hAnsi="Aptos" w:eastAsia="Aptos" w:cs="Aptos"/>
        </w:rPr>
        <w:t>es</w:t>
      </w:r>
      <w:r w:rsidRPr="6BDD72C5" w:rsidR="3E02938C">
        <w:rPr>
          <w:rFonts w:ascii="Aptos" w:hAnsi="Aptos" w:eastAsia="Aptos" w:cs="Aptos"/>
        </w:rPr>
        <w:t xml:space="preserve">e should be accessible by the instance owner. </w:t>
      </w:r>
      <w:r w:rsidRPr="6BDD72C5" w:rsidR="3E02938C">
        <w:rPr>
          <w:rFonts w:ascii="Aptos" w:hAnsi="Aptos" w:eastAsia="Aptos" w:cs="Aptos"/>
        </w:rPr>
        <w:t xml:space="preserve">The </w:t>
      </w:r>
      <w:r w:rsidRPr="6BDD72C5" w:rsidR="3070752C">
        <w:rPr>
          <w:rFonts w:ascii="Aptos" w:hAnsi="Aptos" w:eastAsia="Aptos" w:cs="Aptos"/>
        </w:rPr>
        <w:t>permissions should be</w:t>
      </w:r>
      <w:r w:rsidRPr="6BDD72C5" w:rsidR="3070752C">
        <w:rPr>
          <w:rFonts w:ascii="Aptos" w:hAnsi="Aptos" w:eastAsia="Aptos" w:cs="Aptos"/>
        </w:rPr>
        <w:t>:</w:t>
      </w:r>
    </w:p>
    <w:p w:rsidR="748F7CCB" w:rsidP="1343EB45" w:rsidRDefault="748F7CCB" w14:paraId="594ABD75" w14:textId="108E42D5">
      <w:pPr>
        <w:spacing w:after="0"/>
      </w:pPr>
      <w:r w:rsidRPr="1343EB45">
        <w:rPr>
          <w:rFonts w:ascii="Courier New" w:hAnsi="Courier New" w:eastAsia="Courier New" w:cs="Courier New"/>
          <w:sz w:val="18"/>
          <w:szCs w:val="18"/>
        </w:rPr>
        <w:t xml:space="preserve">$ ls -l </w:t>
      </w:r>
      <w:proofErr w:type="gramStart"/>
      <w:r w:rsidRPr="1343EB45">
        <w:rPr>
          <w:rFonts w:ascii="Courier New" w:hAnsi="Courier New" w:eastAsia="Courier New" w:cs="Courier New"/>
          <w:sz w:val="18"/>
          <w:szCs w:val="18"/>
        </w:rPr>
        <w:t>server.p</w:t>
      </w:r>
      <w:proofErr w:type="gramEnd"/>
      <w:r w:rsidRPr="1343EB45">
        <w:rPr>
          <w:rFonts w:ascii="Courier New" w:hAnsi="Courier New" w:eastAsia="Courier New" w:cs="Courier New"/>
          <w:sz w:val="18"/>
          <w:szCs w:val="18"/>
        </w:rPr>
        <w:t xml:space="preserve">12 </w:t>
      </w:r>
      <w:proofErr w:type="spellStart"/>
      <w:r w:rsidRPr="1343EB45">
        <w:rPr>
          <w:rFonts w:ascii="Courier New" w:hAnsi="Courier New" w:eastAsia="Courier New" w:cs="Courier New"/>
          <w:sz w:val="18"/>
          <w:szCs w:val="18"/>
        </w:rPr>
        <w:t>server.sth</w:t>
      </w:r>
      <w:proofErr w:type="spellEnd"/>
      <w:r w:rsidRPr="1343EB45">
        <w:rPr>
          <w:rFonts w:ascii="Courier New" w:hAnsi="Courier New" w:eastAsia="Courier New" w:cs="Courier New"/>
          <w:sz w:val="18"/>
          <w:szCs w:val="18"/>
        </w:rPr>
        <w:t xml:space="preserve"> </w:t>
      </w:r>
    </w:p>
    <w:p w:rsidR="748F7CCB" w:rsidP="1343EB45" w:rsidRDefault="748F7CCB" w14:paraId="0DA93774" w14:textId="42644A4C">
      <w:pPr>
        <w:spacing w:after="0"/>
        <w:rPr>
          <w:rFonts w:ascii="Courier New" w:hAnsi="Courier New" w:eastAsia="Courier New" w:cs="Courier New"/>
          <w:sz w:val="18"/>
          <w:szCs w:val="18"/>
        </w:rPr>
      </w:pPr>
      <w:r w:rsidRPr="1343EB45">
        <w:rPr>
          <w:rFonts w:ascii="Courier New" w:hAnsi="Courier New" w:eastAsia="Courier New" w:cs="Courier New"/>
          <w:sz w:val="18"/>
          <w:szCs w:val="18"/>
        </w:rPr>
        <w:t>-</w:t>
      </w:r>
      <w:proofErr w:type="spellStart"/>
      <w:r w:rsidRPr="1343EB45">
        <w:rPr>
          <w:rFonts w:ascii="Courier New" w:hAnsi="Courier New" w:eastAsia="Courier New" w:cs="Courier New"/>
          <w:sz w:val="18"/>
          <w:szCs w:val="18"/>
        </w:rPr>
        <w:t>rw</w:t>
      </w:r>
      <w:proofErr w:type="spellEnd"/>
      <w:r w:rsidRPr="1343EB45">
        <w:rPr>
          <w:rFonts w:ascii="Courier New" w:hAnsi="Courier New" w:eastAsia="Courier New" w:cs="Courier New"/>
          <w:sz w:val="18"/>
          <w:szCs w:val="18"/>
        </w:rPr>
        <w:t xml:space="preserve">------- 1 db2inst1 </w:t>
      </w:r>
      <w:proofErr w:type="spellStart"/>
      <w:r w:rsidRPr="1343EB45">
        <w:rPr>
          <w:rFonts w:ascii="Courier New" w:hAnsi="Courier New" w:eastAsia="Courier New" w:cs="Courier New"/>
          <w:sz w:val="18"/>
          <w:szCs w:val="18"/>
        </w:rPr>
        <w:t>db2inst1</w:t>
      </w:r>
      <w:proofErr w:type="spellEnd"/>
      <w:r w:rsidRPr="1343EB45">
        <w:rPr>
          <w:rFonts w:ascii="Courier New" w:hAnsi="Courier New" w:eastAsia="Courier New" w:cs="Courier New"/>
          <w:sz w:val="18"/>
          <w:szCs w:val="18"/>
        </w:rPr>
        <w:t xml:space="preserve"> 25599 Aug 14 10:52 </w:t>
      </w:r>
      <w:proofErr w:type="gramStart"/>
      <w:r w:rsidRPr="1343EB45">
        <w:rPr>
          <w:rFonts w:ascii="Courier New" w:hAnsi="Courier New" w:eastAsia="Courier New" w:cs="Courier New"/>
          <w:sz w:val="18"/>
          <w:szCs w:val="18"/>
        </w:rPr>
        <w:t>server.p</w:t>
      </w:r>
      <w:proofErr w:type="gramEnd"/>
      <w:r w:rsidRPr="1343EB45">
        <w:rPr>
          <w:rFonts w:ascii="Courier New" w:hAnsi="Courier New" w:eastAsia="Courier New" w:cs="Courier New"/>
          <w:sz w:val="18"/>
          <w:szCs w:val="18"/>
        </w:rPr>
        <w:t>12</w:t>
      </w:r>
    </w:p>
    <w:p w:rsidR="748F7CCB" w:rsidP="1343EB45" w:rsidRDefault="748F7CCB" w14:paraId="594E9FC8" w14:textId="2669B6E4">
      <w:pPr>
        <w:spacing w:after="0"/>
        <w:rPr>
          <w:rFonts w:ascii="Courier New" w:hAnsi="Courier New" w:eastAsia="Courier New" w:cs="Courier New"/>
          <w:sz w:val="18"/>
          <w:szCs w:val="18"/>
        </w:rPr>
      </w:pPr>
      <w:r w:rsidRPr="1343EB45">
        <w:rPr>
          <w:rFonts w:ascii="Courier New" w:hAnsi="Courier New" w:eastAsia="Courier New" w:cs="Courier New"/>
          <w:sz w:val="18"/>
          <w:szCs w:val="18"/>
        </w:rPr>
        <w:t>-</w:t>
      </w:r>
      <w:proofErr w:type="spellStart"/>
      <w:r w:rsidRPr="1343EB45">
        <w:rPr>
          <w:rFonts w:ascii="Courier New" w:hAnsi="Courier New" w:eastAsia="Courier New" w:cs="Courier New"/>
          <w:sz w:val="18"/>
          <w:szCs w:val="18"/>
        </w:rPr>
        <w:t>rw</w:t>
      </w:r>
      <w:proofErr w:type="spellEnd"/>
      <w:r w:rsidRPr="1343EB45">
        <w:rPr>
          <w:rFonts w:ascii="Courier New" w:hAnsi="Courier New" w:eastAsia="Courier New" w:cs="Courier New"/>
          <w:sz w:val="18"/>
          <w:szCs w:val="18"/>
        </w:rPr>
        <w:t xml:space="preserve">------- 1 db2inst1 </w:t>
      </w:r>
      <w:proofErr w:type="spellStart"/>
      <w:r w:rsidRPr="1343EB45">
        <w:rPr>
          <w:rFonts w:ascii="Courier New" w:hAnsi="Courier New" w:eastAsia="Courier New" w:cs="Courier New"/>
          <w:sz w:val="18"/>
          <w:szCs w:val="18"/>
        </w:rPr>
        <w:t>db2inst1</w:t>
      </w:r>
      <w:proofErr w:type="spellEnd"/>
      <w:r w:rsidRPr="1343EB45">
        <w:rPr>
          <w:rFonts w:ascii="Courier New" w:hAnsi="Courier New" w:eastAsia="Courier New" w:cs="Courier New"/>
          <w:sz w:val="18"/>
          <w:szCs w:val="18"/>
        </w:rPr>
        <w:t xml:space="preserve">   193 Oct </w:t>
      </w:r>
      <w:proofErr w:type="gramStart"/>
      <w:r w:rsidRPr="1343EB45">
        <w:rPr>
          <w:rFonts w:ascii="Courier New" w:hAnsi="Courier New" w:eastAsia="Courier New" w:cs="Courier New"/>
          <w:sz w:val="18"/>
          <w:szCs w:val="18"/>
        </w:rPr>
        <w:t>24  2024</w:t>
      </w:r>
      <w:proofErr w:type="gramEnd"/>
      <w:r w:rsidRPr="1343EB45">
        <w:rPr>
          <w:rFonts w:ascii="Courier New" w:hAnsi="Courier New" w:eastAsia="Courier New" w:cs="Courier New"/>
          <w:sz w:val="18"/>
          <w:szCs w:val="18"/>
        </w:rPr>
        <w:t xml:space="preserve"> </w:t>
      </w:r>
      <w:proofErr w:type="spellStart"/>
      <w:r w:rsidRPr="1343EB45">
        <w:rPr>
          <w:rFonts w:ascii="Courier New" w:hAnsi="Courier New" w:eastAsia="Courier New" w:cs="Courier New"/>
          <w:sz w:val="18"/>
          <w:szCs w:val="18"/>
        </w:rPr>
        <w:t>server.sth</w:t>
      </w:r>
      <w:proofErr w:type="spellEnd"/>
    </w:p>
    <w:p w:rsidR="1343EB45" w:rsidP="1343EB45" w:rsidRDefault="1343EB45" w14:paraId="0EFBB13C" w14:textId="1980EE47">
      <w:pPr>
        <w:spacing w:after="240"/>
        <w:rPr>
          <w:rFonts w:ascii="Courier New" w:hAnsi="Courier New" w:eastAsia="Courier New" w:cs="Courier New"/>
          <w:sz w:val="18"/>
          <w:szCs w:val="18"/>
        </w:rPr>
      </w:pPr>
    </w:p>
    <w:p w:rsidR="3070752C" w:rsidP="1343EB45" w:rsidRDefault="3070752C" w14:paraId="4ED0F392" w14:textId="18D2B9EA">
      <w:pPr>
        <w:spacing w:after="240"/>
        <w:rPr>
          <w:rFonts w:ascii="Aptos" w:hAnsi="Aptos" w:eastAsia="Aptos" w:cs="Aptos"/>
        </w:rPr>
      </w:pPr>
      <w:r w:rsidRPr="138AF6DA">
        <w:rPr>
          <w:rFonts w:ascii="Aptos" w:hAnsi="Aptos" w:eastAsia="Aptos" w:cs="Aptos"/>
        </w:rPr>
        <w:t>On Windows, the</w:t>
      </w:r>
      <w:r w:rsidRPr="138AF6DA" w:rsidR="7CE674C8">
        <w:rPr>
          <w:rFonts w:ascii="Aptos" w:hAnsi="Aptos" w:eastAsia="Aptos" w:cs="Aptos"/>
        </w:rPr>
        <w:t>se files</w:t>
      </w:r>
      <w:r w:rsidRPr="138AF6DA">
        <w:rPr>
          <w:rFonts w:ascii="Aptos" w:hAnsi="Aptos" w:eastAsia="Aptos" w:cs="Aptos"/>
        </w:rPr>
        <w:t xml:space="preserve"> should be accessible by the Db2 service account. </w:t>
      </w:r>
      <w:r w:rsidRPr="138AF6DA" w:rsidR="7CCFE88A">
        <w:rPr>
          <w:rFonts w:ascii="Aptos" w:hAnsi="Aptos" w:eastAsia="Aptos" w:cs="Aptos"/>
        </w:rPr>
        <w:t xml:space="preserve">You can find </w:t>
      </w:r>
      <w:r w:rsidRPr="138AF6DA" w:rsidR="191B4F86">
        <w:rPr>
          <w:rFonts w:ascii="Aptos" w:hAnsi="Aptos" w:eastAsia="Aptos" w:cs="Aptos"/>
        </w:rPr>
        <w:t xml:space="preserve">the account your Db2 service is running under by hitting </w:t>
      </w:r>
      <w:proofErr w:type="spellStart"/>
      <w:r w:rsidRPr="138AF6DA" w:rsidR="191B4F86">
        <w:rPr>
          <w:rFonts w:ascii="Aptos" w:hAnsi="Aptos" w:eastAsia="Aptos" w:cs="Aptos"/>
          <w:b/>
          <w:bCs/>
        </w:rPr>
        <w:t>Win+r</w:t>
      </w:r>
      <w:proofErr w:type="spellEnd"/>
      <w:r w:rsidRPr="138AF6DA" w:rsidR="191B4F86">
        <w:rPr>
          <w:rFonts w:ascii="Aptos" w:hAnsi="Aptos" w:eastAsia="Aptos" w:cs="Aptos"/>
        </w:rPr>
        <w:t xml:space="preserve"> and running </w:t>
      </w:r>
      <w:proofErr w:type="spellStart"/>
      <w:r w:rsidRPr="138AF6DA" w:rsidR="191B4F86">
        <w:rPr>
          <w:rFonts w:ascii="Courier New" w:hAnsi="Courier New" w:eastAsia="Courier New" w:cs="Courier New"/>
          <w:sz w:val="18"/>
          <w:szCs w:val="18"/>
        </w:rPr>
        <w:t>services.msc</w:t>
      </w:r>
      <w:proofErr w:type="spellEnd"/>
      <w:r w:rsidRPr="138AF6DA" w:rsidR="7CCFE88A">
        <w:rPr>
          <w:rFonts w:ascii="Aptos" w:hAnsi="Aptos" w:eastAsia="Aptos" w:cs="Aptos"/>
        </w:rPr>
        <w:t>.</w:t>
      </w:r>
      <w:r w:rsidRPr="138AF6DA" w:rsidR="670F21E8">
        <w:rPr>
          <w:rFonts w:ascii="Aptos" w:hAnsi="Aptos" w:eastAsia="Aptos" w:cs="Aptos"/>
        </w:rPr>
        <w:t xml:space="preserve"> Search for the Db2 service and the account will be mentioned under the “Log </w:t>
      </w:r>
      <w:proofErr w:type="gramStart"/>
      <w:r w:rsidRPr="138AF6DA" w:rsidR="670F21E8">
        <w:rPr>
          <w:rFonts w:ascii="Aptos" w:hAnsi="Aptos" w:eastAsia="Aptos" w:cs="Aptos"/>
        </w:rPr>
        <w:t>On</w:t>
      </w:r>
      <w:proofErr w:type="gramEnd"/>
      <w:r w:rsidRPr="138AF6DA" w:rsidR="670F21E8">
        <w:rPr>
          <w:rFonts w:ascii="Aptos" w:hAnsi="Aptos" w:eastAsia="Aptos" w:cs="Aptos"/>
        </w:rPr>
        <w:t xml:space="preserve"> As” colum</w:t>
      </w:r>
      <w:r w:rsidRPr="138AF6DA" w:rsidR="561C4FAB">
        <w:rPr>
          <w:rFonts w:ascii="Aptos" w:hAnsi="Aptos" w:eastAsia="Aptos" w:cs="Aptos"/>
        </w:rPr>
        <w:t>n.</w:t>
      </w:r>
    </w:p>
    <w:p w:rsidR="4C7A9D9A" w:rsidP="1343EB45" w:rsidRDefault="4C7A9D9A" w14:paraId="36B72DEB" w14:textId="61E658D4">
      <w:pPr>
        <w:spacing w:after="240"/>
      </w:pPr>
      <w:r>
        <w:rPr>
          <w:noProof/>
        </w:rPr>
        <w:drawing>
          <wp:inline distT="0" distB="0" distL="0" distR="0" wp14:anchorId="758DD060" wp14:editId="2C8B6589">
            <wp:extent cx="5943600" cy="838200"/>
            <wp:effectExtent l="0" t="0" r="0" b="0"/>
            <wp:docPr id="5539284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28484"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838200"/>
                    </a:xfrm>
                    <a:prstGeom prst="rect">
                      <a:avLst/>
                    </a:prstGeom>
                  </pic:spPr>
                </pic:pic>
              </a:graphicData>
            </a:graphic>
          </wp:inline>
        </w:drawing>
      </w:r>
      <w:r>
        <w:t>Then, make sure your keystore is accessible by this account:</w:t>
      </w:r>
    </w:p>
    <w:p w:rsidR="77F33CE4" w:rsidP="1343EB45" w:rsidRDefault="77F33CE4" w14:paraId="2A511596" w14:textId="66106ED3">
      <w:pPr>
        <w:spacing w:after="240"/>
      </w:pPr>
      <w:r>
        <w:rPr>
          <w:noProof/>
        </w:rPr>
        <w:lastRenderedPageBreak/>
        <w:drawing>
          <wp:inline distT="0" distB="0" distL="0" distR="0" wp14:anchorId="3FEBA283" wp14:editId="3A8FD28E">
            <wp:extent cx="5943600" cy="4171950"/>
            <wp:effectExtent l="0" t="0" r="0" b="0"/>
            <wp:docPr id="11091393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39353"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4171950"/>
                    </a:xfrm>
                    <a:prstGeom prst="rect">
                      <a:avLst/>
                    </a:prstGeom>
                  </pic:spPr>
                </pic:pic>
              </a:graphicData>
            </a:graphic>
          </wp:inline>
        </w:drawing>
      </w:r>
    </w:p>
    <w:p w:rsidR="7BBAA457" w:rsidP="1343EB45" w:rsidRDefault="7BBAA457" w14:paraId="5CCC4772" w14:textId="77A859AF">
      <w:pPr>
        <w:spacing w:after="240"/>
        <w:rPr>
          <w:rFonts w:ascii="Aptos" w:hAnsi="Aptos" w:eastAsia="Aptos" w:cs="Aptos"/>
        </w:rPr>
      </w:pPr>
      <w:r w:rsidRPr="1343EB45">
        <w:rPr>
          <w:rFonts w:ascii="Aptos" w:hAnsi="Aptos" w:eastAsia="Aptos" w:cs="Aptos"/>
        </w:rPr>
        <w:t xml:space="preserve">Remember to make sure the entire path is accessible to the instance owner/service account! </w:t>
      </w:r>
      <w:r w:rsidRPr="1343EB45" w:rsidR="233D7AB7">
        <w:rPr>
          <w:rFonts w:ascii="Aptos" w:hAnsi="Aptos" w:eastAsia="Aptos" w:cs="Aptos"/>
        </w:rPr>
        <w:t>If you have determined that the instance owner or Db2 service account can access t</w:t>
      </w:r>
      <w:r w:rsidRPr="1343EB45" w:rsidR="30B7F830">
        <w:rPr>
          <w:rFonts w:ascii="Aptos" w:hAnsi="Aptos" w:eastAsia="Aptos" w:cs="Aptos"/>
        </w:rPr>
        <w:t>he files,</w:t>
      </w:r>
      <w:r w:rsidRPr="1343EB45" w:rsidR="233D7AB7">
        <w:rPr>
          <w:rFonts w:ascii="Aptos" w:hAnsi="Aptos" w:eastAsia="Aptos" w:cs="Aptos"/>
        </w:rPr>
        <w:t xml:space="preserve"> </w:t>
      </w:r>
      <w:r w:rsidRPr="1343EB45" w:rsidR="286ADECE">
        <w:rPr>
          <w:rFonts w:ascii="Aptos" w:hAnsi="Aptos" w:eastAsia="Aptos" w:cs="Aptos"/>
        </w:rPr>
        <w:t xml:space="preserve">then double check the version of </w:t>
      </w:r>
      <w:proofErr w:type="spellStart"/>
      <w:r w:rsidRPr="1343EB45" w:rsidR="286ADECE">
        <w:rPr>
          <w:rFonts w:ascii="Aptos" w:hAnsi="Aptos" w:eastAsia="Aptos" w:cs="Aptos"/>
        </w:rPr>
        <w:t>GSKit</w:t>
      </w:r>
      <w:proofErr w:type="spellEnd"/>
      <w:r w:rsidRPr="1343EB45" w:rsidR="286ADECE">
        <w:rPr>
          <w:rFonts w:ascii="Aptos" w:hAnsi="Aptos" w:eastAsia="Aptos" w:cs="Aptos"/>
        </w:rPr>
        <w:t xml:space="preserve"> installed on your system. You can do this using</w:t>
      </w:r>
      <w:r w:rsidRPr="1343EB45" w:rsidR="5BA498A2">
        <w:rPr>
          <w:rFonts w:ascii="Aptos" w:hAnsi="Aptos" w:eastAsia="Aptos" w:cs="Aptos"/>
        </w:rPr>
        <w:t>:</w:t>
      </w:r>
      <w:r w:rsidRPr="1343EB45" w:rsidR="286ADECE">
        <w:rPr>
          <w:rFonts w:ascii="Aptos" w:hAnsi="Aptos" w:eastAsia="Aptos" w:cs="Aptos"/>
        </w:rPr>
        <w:t xml:space="preserve"> </w:t>
      </w:r>
    </w:p>
    <w:p w:rsidR="286ADECE" w:rsidP="1343EB45" w:rsidRDefault="286ADECE" w14:paraId="5DDC4AB1" w14:textId="24C97D46">
      <w:pPr>
        <w:spacing w:after="240"/>
        <w:rPr>
          <w:rFonts w:ascii="Aptos" w:hAnsi="Aptos" w:eastAsia="Aptos" w:cs="Aptos"/>
        </w:rPr>
      </w:pPr>
      <w:r w:rsidRPr="1343EB45">
        <w:rPr>
          <w:rFonts w:ascii="Courier New" w:hAnsi="Courier New" w:eastAsia="Courier New" w:cs="Courier New"/>
          <w:sz w:val="18"/>
          <w:szCs w:val="18"/>
        </w:rPr>
        <w:t>gsk8ver_64</w:t>
      </w:r>
    </w:p>
    <w:p w:rsidR="286ADECE" w:rsidP="1343EB45" w:rsidRDefault="286ADECE" w14:paraId="68CE6811" w14:textId="142874DF">
      <w:pPr>
        <w:spacing w:after="240"/>
        <w:rPr>
          <w:rFonts w:ascii="Aptos" w:hAnsi="Aptos" w:eastAsia="Aptos" w:cs="Aptos"/>
        </w:rPr>
      </w:pPr>
      <w:r w:rsidRPr="1343EB45">
        <w:rPr>
          <w:rFonts w:ascii="Aptos" w:hAnsi="Aptos" w:eastAsia="Aptos" w:cs="Aptos"/>
        </w:rPr>
        <w:t>It should print out the</w:t>
      </w:r>
      <w:r w:rsidRPr="1343EB45" w:rsidR="7C6D2BDE">
        <w:rPr>
          <w:rFonts w:ascii="Aptos" w:hAnsi="Aptos" w:eastAsia="Aptos" w:cs="Aptos"/>
        </w:rPr>
        <w:t xml:space="preserve"> version of each </w:t>
      </w:r>
      <w:proofErr w:type="spellStart"/>
      <w:r w:rsidRPr="1343EB45" w:rsidR="7C6D2BDE">
        <w:rPr>
          <w:rFonts w:ascii="Aptos" w:hAnsi="Aptos" w:eastAsia="Aptos" w:cs="Aptos"/>
        </w:rPr>
        <w:t>GSKit</w:t>
      </w:r>
      <w:proofErr w:type="spellEnd"/>
      <w:r w:rsidRPr="1343EB45" w:rsidR="7C6D2BDE">
        <w:rPr>
          <w:rFonts w:ascii="Aptos" w:hAnsi="Aptos" w:eastAsia="Aptos" w:cs="Aptos"/>
        </w:rPr>
        <w:t xml:space="preserve"> library </w:t>
      </w:r>
      <w:r w:rsidRPr="1343EB45" w:rsidR="0F1BC638">
        <w:rPr>
          <w:rFonts w:ascii="Aptos" w:hAnsi="Aptos" w:eastAsia="Aptos" w:cs="Aptos"/>
        </w:rPr>
        <w:t xml:space="preserve">in the </w:t>
      </w:r>
      <w:proofErr w:type="spellStart"/>
      <w:r w:rsidRPr="1343EB45" w:rsidR="0F1BC638">
        <w:rPr>
          <w:rFonts w:ascii="Aptos" w:hAnsi="Aptos" w:eastAsia="Aptos" w:cs="Aptos"/>
        </w:rPr>
        <w:t>GSKit</w:t>
      </w:r>
      <w:proofErr w:type="spellEnd"/>
      <w:r w:rsidRPr="1343EB45" w:rsidR="0F1BC638">
        <w:rPr>
          <w:rFonts w:ascii="Aptos" w:hAnsi="Aptos" w:eastAsia="Aptos" w:cs="Aptos"/>
        </w:rPr>
        <w:t xml:space="preserve"> installation</w:t>
      </w:r>
      <w:r w:rsidRPr="1343EB45" w:rsidR="7C6D2BDE">
        <w:rPr>
          <w:rFonts w:ascii="Aptos" w:hAnsi="Aptos" w:eastAsia="Aptos" w:cs="Aptos"/>
        </w:rPr>
        <w:t>:</w:t>
      </w:r>
    </w:p>
    <w:p w:rsidR="5A5C510A" w:rsidP="1343EB45" w:rsidRDefault="5A5C510A" w14:paraId="0B00360A" w14:textId="794CF1DF">
      <w:pPr>
        <w:spacing w:after="0" w:line="240" w:lineRule="auto"/>
        <w:rPr>
          <w:rFonts w:ascii="Courier New" w:hAnsi="Courier New" w:eastAsia="Courier New" w:cs="Courier New"/>
          <w:i/>
          <w:iCs/>
          <w:sz w:val="18"/>
          <w:szCs w:val="18"/>
        </w:rPr>
      </w:pPr>
      <w:r w:rsidRPr="1343EB45">
        <w:rPr>
          <w:rFonts w:ascii="Courier New" w:hAnsi="Courier New" w:eastAsia="Courier New" w:cs="Courier New"/>
          <w:i/>
          <w:iCs/>
          <w:sz w:val="18"/>
          <w:szCs w:val="18"/>
        </w:rPr>
        <w:t>...</w:t>
      </w:r>
    </w:p>
    <w:p w:rsidR="7C6D2BDE" w:rsidP="1343EB45" w:rsidRDefault="7C6D2BDE" w14:paraId="795A5C6D" w14:textId="1A16CC9D">
      <w:pPr>
        <w:spacing w:after="0" w:line="240" w:lineRule="auto"/>
        <w:rPr>
          <w:rFonts w:ascii="Courier New" w:hAnsi="Courier New" w:eastAsia="Courier New" w:cs="Courier New"/>
          <w:sz w:val="18"/>
          <w:szCs w:val="18"/>
        </w:rPr>
      </w:pPr>
      <w:r w:rsidRPr="1343EB45">
        <w:rPr>
          <w:rFonts w:ascii="Courier New" w:hAnsi="Courier New" w:eastAsia="Courier New" w:cs="Courier New"/>
          <w:i/>
          <w:iCs/>
          <w:sz w:val="18"/>
          <w:szCs w:val="18"/>
        </w:rPr>
        <w:t>libgsk8km2_64.so</w:t>
      </w:r>
    </w:p>
    <w:p w:rsidR="7C6D2BDE" w:rsidP="1343EB45" w:rsidRDefault="7C6D2BDE" w14:paraId="5381DE5A" w14:textId="114A9717">
      <w:pPr>
        <w:spacing w:after="0" w:line="240" w:lineRule="auto"/>
        <w:rPr>
          <w:rFonts w:ascii="Courier New" w:hAnsi="Courier New" w:eastAsia="Courier New" w:cs="Courier New"/>
          <w:sz w:val="18"/>
          <w:szCs w:val="18"/>
        </w:rPr>
      </w:pPr>
      <w:r w:rsidRPr="1343EB45">
        <w:rPr>
          <w:rFonts w:ascii="Courier New" w:hAnsi="Courier New" w:eastAsia="Courier New" w:cs="Courier New"/>
          <w:i/>
          <w:iCs/>
          <w:sz w:val="18"/>
          <w:szCs w:val="18"/>
        </w:rPr>
        <w:t>============</w:t>
      </w:r>
    </w:p>
    <w:p w:rsidR="7C6D2BDE" w:rsidP="1343EB45" w:rsidRDefault="7C6D2BDE" w14:paraId="659BF489" w14:textId="465FD96F">
      <w:pPr>
        <w:spacing w:after="0" w:line="240" w:lineRule="auto"/>
        <w:rPr>
          <w:rFonts w:ascii="Courier New" w:hAnsi="Courier New" w:eastAsia="Courier New" w:cs="Courier New"/>
          <w:sz w:val="18"/>
          <w:szCs w:val="18"/>
        </w:rPr>
      </w:pPr>
      <w:proofErr w:type="gramStart"/>
      <w:r w:rsidRPr="1343EB45">
        <w:rPr>
          <w:rFonts w:ascii="Courier New" w:hAnsi="Courier New" w:eastAsia="Courier New" w:cs="Courier New"/>
          <w:i/>
          <w:iCs/>
          <w:sz w:val="18"/>
          <w:szCs w:val="18"/>
        </w:rPr>
        <w:t>@(#)CompanyName</w:t>
      </w:r>
      <w:proofErr w:type="gramEnd"/>
      <w:r w:rsidRPr="1343EB45">
        <w:rPr>
          <w:rFonts w:ascii="Courier New" w:hAnsi="Courier New" w:eastAsia="Courier New" w:cs="Courier New"/>
          <w:i/>
          <w:iCs/>
          <w:sz w:val="18"/>
          <w:szCs w:val="18"/>
        </w:rPr>
        <w:t>:      IBM Corporation</w:t>
      </w:r>
    </w:p>
    <w:p w:rsidR="7C6D2BDE" w:rsidP="1343EB45" w:rsidRDefault="7C6D2BDE" w14:paraId="3A434E17" w14:textId="6CAF808A">
      <w:pPr>
        <w:spacing w:after="0" w:line="240" w:lineRule="auto"/>
        <w:rPr>
          <w:rFonts w:ascii="Courier New" w:hAnsi="Courier New" w:eastAsia="Courier New" w:cs="Courier New"/>
          <w:sz w:val="18"/>
          <w:szCs w:val="18"/>
        </w:rPr>
      </w:pPr>
      <w:proofErr w:type="gramStart"/>
      <w:r w:rsidRPr="1343EB45">
        <w:rPr>
          <w:rFonts w:ascii="Courier New" w:hAnsi="Courier New" w:eastAsia="Courier New" w:cs="Courier New"/>
          <w:i/>
          <w:iCs/>
          <w:sz w:val="18"/>
          <w:szCs w:val="18"/>
        </w:rPr>
        <w:t>@(#)LegalTrademarks</w:t>
      </w:r>
      <w:proofErr w:type="gramEnd"/>
      <w:r w:rsidRPr="1343EB45">
        <w:rPr>
          <w:rFonts w:ascii="Courier New" w:hAnsi="Courier New" w:eastAsia="Courier New" w:cs="Courier New"/>
          <w:i/>
          <w:iCs/>
          <w:sz w:val="18"/>
          <w:szCs w:val="18"/>
        </w:rPr>
        <w:t>:  IBM</w:t>
      </w:r>
    </w:p>
    <w:p w:rsidR="7C6D2BDE" w:rsidP="1343EB45" w:rsidRDefault="7C6D2BDE" w14:paraId="0980B7F9" w14:textId="06DA60A4">
      <w:pPr>
        <w:spacing w:after="0" w:line="240" w:lineRule="auto"/>
        <w:rPr>
          <w:rFonts w:ascii="Courier New" w:hAnsi="Courier New" w:eastAsia="Courier New" w:cs="Courier New"/>
          <w:sz w:val="18"/>
          <w:szCs w:val="18"/>
        </w:rPr>
      </w:pPr>
      <w:proofErr w:type="gramStart"/>
      <w:r w:rsidRPr="1343EB45">
        <w:rPr>
          <w:rFonts w:ascii="Courier New" w:hAnsi="Courier New" w:eastAsia="Courier New" w:cs="Courier New"/>
          <w:i/>
          <w:iCs/>
          <w:sz w:val="18"/>
          <w:szCs w:val="18"/>
        </w:rPr>
        <w:t>@(#)FileDescription</w:t>
      </w:r>
      <w:proofErr w:type="gramEnd"/>
      <w:r w:rsidRPr="1343EB45">
        <w:rPr>
          <w:rFonts w:ascii="Courier New" w:hAnsi="Courier New" w:eastAsia="Courier New" w:cs="Courier New"/>
          <w:i/>
          <w:iCs/>
          <w:sz w:val="18"/>
          <w:szCs w:val="18"/>
        </w:rPr>
        <w:t>:  IBM Global Security Toolkit</w:t>
      </w:r>
    </w:p>
    <w:p w:rsidR="7C6D2BDE" w:rsidP="1343EB45" w:rsidRDefault="7C6D2BDE" w14:paraId="247F0298" w14:textId="714EC689">
      <w:pPr>
        <w:spacing w:after="0" w:line="240" w:lineRule="auto"/>
        <w:rPr>
          <w:rFonts w:ascii="Courier New" w:hAnsi="Courier New" w:eastAsia="Courier New" w:cs="Courier New"/>
          <w:sz w:val="18"/>
          <w:szCs w:val="18"/>
        </w:rPr>
      </w:pPr>
      <w:proofErr w:type="gramStart"/>
      <w:r w:rsidRPr="1343EB45">
        <w:rPr>
          <w:rFonts w:ascii="Courier New" w:hAnsi="Courier New" w:eastAsia="Courier New" w:cs="Courier New"/>
          <w:i/>
          <w:iCs/>
          <w:sz w:val="18"/>
          <w:szCs w:val="18"/>
        </w:rPr>
        <w:t>@(#)FileVersion</w:t>
      </w:r>
      <w:proofErr w:type="gramEnd"/>
      <w:r w:rsidRPr="1343EB45">
        <w:rPr>
          <w:rFonts w:ascii="Courier New" w:hAnsi="Courier New" w:eastAsia="Courier New" w:cs="Courier New"/>
          <w:i/>
          <w:iCs/>
          <w:sz w:val="18"/>
          <w:szCs w:val="18"/>
        </w:rPr>
        <w:t>:      8.0.60.1</w:t>
      </w:r>
    </w:p>
    <w:p w:rsidR="7C6D2BDE" w:rsidP="1343EB45" w:rsidRDefault="7C6D2BDE" w14:paraId="7CE24D63" w14:textId="480ADDD3">
      <w:pPr>
        <w:spacing w:after="0" w:line="240" w:lineRule="auto"/>
        <w:rPr>
          <w:rFonts w:ascii="Courier New" w:hAnsi="Courier New" w:eastAsia="Courier New" w:cs="Courier New"/>
          <w:sz w:val="18"/>
          <w:szCs w:val="18"/>
        </w:rPr>
      </w:pPr>
      <w:proofErr w:type="gramStart"/>
      <w:r w:rsidRPr="1343EB45">
        <w:rPr>
          <w:rFonts w:ascii="Courier New" w:hAnsi="Courier New" w:eastAsia="Courier New" w:cs="Courier New"/>
          <w:i/>
          <w:iCs/>
          <w:sz w:val="18"/>
          <w:szCs w:val="18"/>
        </w:rPr>
        <w:t>@(#)InternalName</w:t>
      </w:r>
      <w:proofErr w:type="gramEnd"/>
      <w:r w:rsidRPr="1343EB45">
        <w:rPr>
          <w:rFonts w:ascii="Courier New" w:hAnsi="Courier New" w:eastAsia="Courier New" w:cs="Courier New"/>
          <w:i/>
          <w:iCs/>
          <w:sz w:val="18"/>
          <w:szCs w:val="18"/>
        </w:rPr>
        <w:t>:     gskkm2</w:t>
      </w:r>
    </w:p>
    <w:p w:rsidR="7C6D2BDE" w:rsidP="1343EB45" w:rsidRDefault="7C6D2BDE" w14:paraId="0407523B" w14:textId="67F19452">
      <w:pPr>
        <w:spacing w:after="0" w:line="240" w:lineRule="auto"/>
        <w:rPr>
          <w:rFonts w:ascii="Courier New" w:hAnsi="Courier New" w:eastAsia="Courier New" w:cs="Courier New"/>
          <w:sz w:val="18"/>
          <w:szCs w:val="18"/>
        </w:rPr>
      </w:pPr>
      <w:proofErr w:type="gramStart"/>
      <w:r w:rsidRPr="1343EB45">
        <w:rPr>
          <w:rFonts w:ascii="Courier New" w:hAnsi="Courier New" w:eastAsia="Courier New" w:cs="Courier New"/>
          <w:i/>
          <w:iCs/>
          <w:sz w:val="18"/>
          <w:szCs w:val="18"/>
        </w:rPr>
        <w:t>@(#)LegalCopyright</w:t>
      </w:r>
      <w:proofErr w:type="gramEnd"/>
      <w:r w:rsidRPr="1343EB45">
        <w:rPr>
          <w:rFonts w:ascii="Courier New" w:hAnsi="Courier New" w:eastAsia="Courier New" w:cs="Courier New"/>
          <w:i/>
          <w:iCs/>
          <w:sz w:val="18"/>
          <w:szCs w:val="18"/>
        </w:rPr>
        <w:t xml:space="preserve">:   Licensed Materials - Property of IBM </w:t>
      </w:r>
      <w:proofErr w:type="spellStart"/>
      <w:r w:rsidRPr="1343EB45">
        <w:rPr>
          <w:rFonts w:ascii="Courier New" w:hAnsi="Courier New" w:eastAsia="Courier New" w:cs="Courier New"/>
          <w:i/>
          <w:iCs/>
          <w:sz w:val="18"/>
          <w:szCs w:val="18"/>
        </w:rPr>
        <w:t>GSKit</w:t>
      </w:r>
      <w:proofErr w:type="spellEnd"/>
      <w:r w:rsidRPr="1343EB45">
        <w:rPr>
          <w:rFonts w:ascii="Courier New" w:hAnsi="Courier New" w:eastAsia="Courier New" w:cs="Courier New"/>
          <w:i/>
          <w:iCs/>
          <w:sz w:val="18"/>
          <w:szCs w:val="18"/>
        </w:rPr>
        <w:t xml:space="preserve"> </w:t>
      </w:r>
    </w:p>
    <w:p w:rsidR="7C6D2BDE" w:rsidP="1343EB45" w:rsidRDefault="7C6D2BDE" w14:paraId="2F29D6AB" w14:textId="37E2FC3A">
      <w:pPr>
        <w:spacing w:after="0" w:line="240" w:lineRule="auto"/>
        <w:rPr>
          <w:rFonts w:ascii="Courier New" w:hAnsi="Courier New" w:eastAsia="Courier New" w:cs="Courier New"/>
          <w:sz w:val="18"/>
          <w:szCs w:val="18"/>
        </w:rPr>
      </w:pPr>
      <w:r w:rsidRPr="1343EB45">
        <w:rPr>
          <w:rFonts w:ascii="Courier New" w:hAnsi="Courier New" w:eastAsia="Courier New" w:cs="Courier New"/>
          <w:i/>
          <w:iCs/>
          <w:sz w:val="18"/>
          <w:szCs w:val="18"/>
        </w:rPr>
        <w:t xml:space="preserve">                      (C) Copyright IBM Corp.1995, 2024 </w:t>
      </w:r>
    </w:p>
    <w:p w:rsidR="7C6D2BDE" w:rsidP="1343EB45" w:rsidRDefault="7C6D2BDE" w14:paraId="141C9361" w14:textId="0C63F0C9">
      <w:pPr>
        <w:spacing w:after="0" w:line="240" w:lineRule="auto"/>
        <w:rPr>
          <w:rFonts w:ascii="Courier New" w:hAnsi="Courier New" w:eastAsia="Courier New" w:cs="Courier New"/>
          <w:sz w:val="18"/>
          <w:szCs w:val="18"/>
        </w:rPr>
      </w:pPr>
      <w:r w:rsidRPr="1343EB45">
        <w:rPr>
          <w:rFonts w:ascii="Courier New" w:hAnsi="Courier New" w:eastAsia="Courier New" w:cs="Courier New"/>
          <w:i/>
          <w:iCs/>
          <w:sz w:val="18"/>
          <w:szCs w:val="18"/>
        </w:rPr>
        <w:t xml:space="preserve">                      All Rights Reserved. US Government Users </w:t>
      </w:r>
    </w:p>
    <w:p w:rsidR="7C6D2BDE" w:rsidP="1343EB45" w:rsidRDefault="7C6D2BDE" w14:paraId="037B3F75" w14:textId="726B0C7B">
      <w:pPr>
        <w:spacing w:after="0" w:line="240" w:lineRule="auto"/>
        <w:rPr>
          <w:rFonts w:ascii="Courier New" w:hAnsi="Courier New" w:eastAsia="Courier New" w:cs="Courier New"/>
          <w:sz w:val="18"/>
          <w:szCs w:val="18"/>
        </w:rPr>
      </w:pPr>
      <w:r w:rsidRPr="1343EB45">
        <w:rPr>
          <w:rFonts w:ascii="Courier New" w:hAnsi="Courier New" w:eastAsia="Courier New" w:cs="Courier New"/>
          <w:i/>
          <w:iCs/>
          <w:sz w:val="18"/>
          <w:szCs w:val="18"/>
        </w:rPr>
        <w:t xml:space="preserve">                      Restricted Rights - Use, duplication or disclosure</w:t>
      </w:r>
    </w:p>
    <w:p w:rsidR="7C6D2BDE" w:rsidP="1343EB45" w:rsidRDefault="7C6D2BDE" w14:paraId="4DEB9981" w14:textId="338D91AA">
      <w:pPr>
        <w:spacing w:after="0" w:line="240" w:lineRule="auto"/>
        <w:rPr>
          <w:rFonts w:ascii="Courier New" w:hAnsi="Courier New" w:eastAsia="Courier New" w:cs="Courier New"/>
          <w:sz w:val="18"/>
          <w:szCs w:val="18"/>
        </w:rPr>
      </w:pPr>
      <w:r w:rsidRPr="1343EB45">
        <w:rPr>
          <w:rFonts w:ascii="Courier New" w:hAnsi="Courier New" w:eastAsia="Courier New" w:cs="Courier New"/>
          <w:i/>
          <w:iCs/>
          <w:sz w:val="18"/>
          <w:szCs w:val="18"/>
        </w:rPr>
        <w:t xml:space="preserve">                      restricted by GSA ADP Schedule Contract with IBM Corp.</w:t>
      </w:r>
    </w:p>
    <w:p w:rsidR="7C6D2BDE" w:rsidP="1343EB45" w:rsidRDefault="7C6D2BDE" w14:paraId="7287994B" w14:textId="18BE62B4">
      <w:pPr>
        <w:spacing w:after="0" w:line="240" w:lineRule="auto"/>
        <w:rPr>
          <w:rFonts w:ascii="Courier New" w:hAnsi="Courier New" w:eastAsia="Courier New" w:cs="Courier New"/>
          <w:sz w:val="18"/>
          <w:szCs w:val="18"/>
        </w:rPr>
      </w:pPr>
      <w:proofErr w:type="gramStart"/>
      <w:r w:rsidRPr="1343EB45">
        <w:rPr>
          <w:rFonts w:ascii="Courier New" w:hAnsi="Courier New" w:eastAsia="Courier New" w:cs="Courier New"/>
          <w:i/>
          <w:iCs/>
          <w:sz w:val="18"/>
          <w:szCs w:val="18"/>
        </w:rPr>
        <w:t>@(#)OriginalFilename</w:t>
      </w:r>
      <w:proofErr w:type="gramEnd"/>
      <w:r w:rsidRPr="1343EB45">
        <w:rPr>
          <w:rFonts w:ascii="Courier New" w:hAnsi="Courier New" w:eastAsia="Courier New" w:cs="Courier New"/>
          <w:i/>
          <w:iCs/>
          <w:sz w:val="18"/>
          <w:szCs w:val="18"/>
        </w:rPr>
        <w:t>: libgsk8km2_64.so</w:t>
      </w:r>
    </w:p>
    <w:p w:rsidR="7C6D2BDE" w:rsidP="1343EB45" w:rsidRDefault="7C6D2BDE" w14:paraId="477B207E" w14:textId="2F577DC1">
      <w:pPr>
        <w:spacing w:after="0" w:line="240" w:lineRule="auto"/>
        <w:rPr>
          <w:rFonts w:ascii="Courier New" w:hAnsi="Courier New" w:eastAsia="Courier New" w:cs="Courier New"/>
          <w:sz w:val="18"/>
          <w:szCs w:val="18"/>
        </w:rPr>
      </w:pPr>
      <w:proofErr w:type="gramStart"/>
      <w:r w:rsidRPr="1343EB45">
        <w:rPr>
          <w:rFonts w:ascii="Courier New" w:hAnsi="Courier New" w:eastAsia="Courier New" w:cs="Courier New"/>
          <w:i/>
          <w:iCs/>
          <w:sz w:val="18"/>
          <w:szCs w:val="18"/>
        </w:rPr>
        <w:t>@(#)ProductName</w:t>
      </w:r>
      <w:proofErr w:type="gramEnd"/>
      <w:r w:rsidRPr="1343EB45">
        <w:rPr>
          <w:rFonts w:ascii="Courier New" w:hAnsi="Courier New" w:eastAsia="Courier New" w:cs="Courier New"/>
          <w:i/>
          <w:iCs/>
          <w:sz w:val="18"/>
          <w:szCs w:val="18"/>
        </w:rPr>
        <w:t>:      gsk8l (</w:t>
      </w:r>
      <w:proofErr w:type="spellStart"/>
      <w:r w:rsidRPr="1343EB45">
        <w:rPr>
          <w:rFonts w:ascii="Courier New" w:hAnsi="Courier New" w:eastAsia="Courier New" w:cs="Courier New"/>
          <w:i/>
          <w:iCs/>
          <w:sz w:val="18"/>
          <w:szCs w:val="18"/>
        </w:rPr>
        <w:t>GoldCoast</w:t>
      </w:r>
      <w:proofErr w:type="spellEnd"/>
      <w:r w:rsidRPr="1343EB45">
        <w:rPr>
          <w:rFonts w:ascii="Courier New" w:hAnsi="Courier New" w:eastAsia="Courier New" w:cs="Courier New"/>
          <w:i/>
          <w:iCs/>
          <w:sz w:val="18"/>
          <w:szCs w:val="18"/>
        </w:rPr>
        <w:t xml:space="preserve"> Build 8.0.55) 240525_8.0.60.1</w:t>
      </w:r>
    </w:p>
    <w:p w:rsidR="7C6D2BDE" w:rsidP="1343EB45" w:rsidRDefault="7C6D2BDE" w14:paraId="46F2A4CF" w14:textId="78F8F04A">
      <w:pPr>
        <w:spacing w:after="0" w:line="240" w:lineRule="auto"/>
        <w:rPr>
          <w:rFonts w:ascii="Courier New" w:hAnsi="Courier New" w:eastAsia="Courier New" w:cs="Courier New"/>
          <w:sz w:val="18"/>
          <w:szCs w:val="18"/>
        </w:rPr>
      </w:pPr>
      <w:proofErr w:type="gramStart"/>
      <w:r w:rsidRPr="1343EB45">
        <w:rPr>
          <w:rFonts w:ascii="Courier New" w:hAnsi="Courier New" w:eastAsia="Courier New" w:cs="Courier New"/>
          <w:i/>
          <w:iCs/>
          <w:sz w:val="18"/>
          <w:szCs w:val="18"/>
        </w:rPr>
        <w:t>@(#)ProductVersion</w:t>
      </w:r>
      <w:proofErr w:type="gramEnd"/>
      <w:r w:rsidRPr="1343EB45">
        <w:rPr>
          <w:rFonts w:ascii="Courier New" w:hAnsi="Courier New" w:eastAsia="Courier New" w:cs="Courier New"/>
          <w:i/>
          <w:iCs/>
          <w:sz w:val="18"/>
          <w:szCs w:val="18"/>
        </w:rPr>
        <w:t xml:space="preserve">:   </w:t>
      </w:r>
      <w:r w:rsidRPr="1343EB45">
        <w:rPr>
          <w:rFonts w:ascii="Courier New" w:hAnsi="Courier New" w:eastAsia="Courier New" w:cs="Courier New"/>
          <w:b/>
          <w:bCs/>
          <w:i/>
          <w:iCs/>
          <w:sz w:val="18"/>
          <w:szCs w:val="18"/>
        </w:rPr>
        <w:t>8.0.60.1</w:t>
      </w:r>
    </w:p>
    <w:p w:rsidR="2B142D22" w:rsidP="1343EB45" w:rsidRDefault="2B142D22" w14:paraId="545BDC58" w14:textId="7918B9FE">
      <w:pPr>
        <w:spacing w:after="0" w:line="240" w:lineRule="auto"/>
        <w:rPr>
          <w:rFonts w:ascii="Courier New" w:hAnsi="Courier New" w:eastAsia="Courier New" w:cs="Courier New"/>
          <w:b/>
          <w:bCs/>
          <w:i/>
          <w:iCs/>
          <w:sz w:val="18"/>
          <w:szCs w:val="18"/>
        </w:rPr>
      </w:pPr>
      <w:r w:rsidRPr="1343EB45">
        <w:rPr>
          <w:rFonts w:ascii="Courier New" w:hAnsi="Courier New" w:eastAsia="Courier New" w:cs="Courier New"/>
          <w:b/>
          <w:bCs/>
          <w:i/>
          <w:iCs/>
          <w:sz w:val="18"/>
          <w:szCs w:val="18"/>
        </w:rPr>
        <w:lastRenderedPageBreak/>
        <w:t>...</w:t>
      </w:r>
    </w:p>
    <w:p w:rsidR="1343EB45" w:rsidP="1343EB45" w:rsidRDefault="1343EB45" w14:paraId="7BF9A799" w14:textId="2E61FFD9">
      <w:pPr>
        <w:spacing w:after="240"/>
        <w:rPr>
          <w:rFonts w:ascii="Aptos" w:hAnsi="Aptos" w:eastAsia="Aptos" w:cs="Aptos"/>
        </w:rPr>
      </w:pPr>
    </w:p>
    <w:p w:rsidR="7C6D2BDE" w:rsidP="1343EB45" w:rsidRDefault="7C6D2BDE" w14:paraId="1A0A2C86" w14:textId="0D242D5A">
      <w:pPr>
        <w:spacing w:after="240"/>
        <w:rPr>
          <w:rFonts w:ascii="Aptos" w:hAnsi="Aptos" w:eastAsia="Aptos" w:cs="Aptos"/>
        </w:rPr>
      </w:pPr>
      <w:r w:rsidRPr="138AF6DA">
        <w:rPr>
          <w:rFonts w:ascii="Aptos" w:hAnsi="Aptos" w:eastAsia="Aptos" w:cs="Aptos"/>
        </w:rPr>
        <w:t xml:space="preserve">Be careful! </w:t>
      </w:r>
      <w:r w:rsidRPr="138AF6DA">
        <w:rPr>
          <w:rFonts w:ascii="Aptos" w:hAnsi="Aptos" w:eastAsia="Aptos" w:cs="Aptos"/>
          <w:i/>
          <w:iCs/>
        </w:rPr>
        <w:t>gsk8ver_64</w:t>
      </w:r>
      <w:r w:rsidRPr="138AF6DA">
        <w:rPr>
          <w:rFonts w:ascii="Aptos" w:hAnsi="Aptos" w:eastAsia="Aptos" w:cs="Aptos"/>
        </w:rPr>
        <w:t xml:space="preserve"> will rely on </w:t>
      </w:r>
      <w:r w:rsidRPr="138AF6DA">
        <w:rPr>
          <w:rFonts w:ascii="Courier New" w:hAnsi="Courier New" w:eastAsia="Courier New" w:cs="Courier New"/>
          <w:sz w:val="18"/>
          <w:szCs w:val="18"/>
        </w:rPr>
        <w:t>LD_LIBRARY_PATH</w:t>
      </w:r>
      <w:r w:rsidRPr="138AF6DA">
        <w:rPr>
          <w:rFonts w:ascii="Aptos" w:hAnsi="Aptos" w:eastAsia="Aptos" w:cs="Aptos"/>
        </w:rPr>
        <w:t xml:space="preserve"> (Linux), </w:t>
      </w:r>
      <w:r w:rsidRPr="138AF6DA">
        <w:rPr>
          <w:rFonts w:ascii="Courier New" w:hAnsi="Courier New" w:eastAsia="Courier New" w:cs="Courier New"/>
          <w:sz w:val="18"/>
          <w:szCs w:val="18"/>
        </w:rPr>
        <w:t>LIBPATH</w:t>
      </w:r>
      <w:r w:rsidRPr="138AF6DA">
        <w:rPr>
          <w:rFonts w:ascii="Aptos" w:hAnsi="Aptos" w:eastAsia="Aptos" w:cs="Aptos"/>
        </w:rPr>
        <w:t xml:space="preserve"> (AIX), and </w:t>
      </w:r>
      <w:r w:rsidRPr="138AF6DA">
        <w:rPr>
          <w:rFonts w:ascii="Courier New" w:hAnsi="Courier New" w:eastAsia="Courier New" w:cs="Courier New"/>
          <w:sz w:val="18"/>
          <w:szCs w:val="18"/>
        </w:rPr>
        <w:t>PATH</w:t>
      </w:r>
      <w:r w:rsidRPr="138AF6DA">
        <w:rPr>
          <w:rFonts w:ascii="Aptos" w:hAnsi="Aptos" w:eastAsia="Aptos" w:cs="Aptos"/>
        </w:rPr>
        <w:t xml:space="preserve"> (Windows) to find the </w:t>
      </w:r>
      <w:proofErr w:type="spellStart"/>
      <w:r w:rsidRPr="138AF6DA">
        <w:rPr>
          <w:rFonts w:ascii="Aptos" w:hAnsi="Aptos" w:eastAsia="Aptos" w:cs="Aptos"/>
        </w:rPr>
        <w:t>GSKit</w:t>
      </w:r>
      <w:proofErr w:type="spellEnd"/>
      <w:r w:rsidRPr="138AF6DA">
        <w:rPr>
          <w:rFonts w:ascii="Aptos" w:hAnsi="Aptos" w:eastAsia="Aptos" w:cs="Aptos"/>
        </w:rPr>
        <w:t xml:space="preserve"> libraries</w:t>
      </w:r>
      <w:r w:rsidRPr="138AF6DA" w:rsidR="0151C15E">
        <w:rPr>
          <w:rFonts w:ascii="Aptos" w:hAnsi="Aptos" w:eastAsia="Aptos" w:cs="Aptos"/>
        </w:rPr>
        <w:t xml:space="preserve">, so if there are multiple </w:t>
      </w:r>
      <w:proofErr w:type="spellStart"/>
      <w:r w:rsidRPr="138AF6DA" w:rsidR="0151C15E">
        <w:rPr>
          <w:rFonts w:ascii="Aptos" w:hAnsi="Aptos" w:eastAsia="Aptos" w:cs="Aptos"/>
        </w:rPr>
        <w:t>GSKit</w:t>
      </w:r>
      <w:proofErr w:type="spellEnd"/>
      <w:r w:rsidRPr="138AF6DA" w:rsidR="0151C15E">
        <w:rPr>
          <w:rFonts w:ascii="Aptos" w:hAnsi="Aptos" w:eastAsia="Aptos" w:cs="Aptos"/>
        </w:rPr>
        <w:t xml:space="preserve"> installations on your system, make sure those variables point </w:t>
      </w:r>
      <w:proofErr w:type="spellStart"/>
      <w:r w:rsidRPr="138AF6DA" w:rsidR="0151C15E">
        <w:rPr>
          <w:rFonts w:ascii="Aptos" w:hAnsi="Aptos" w:eastAsia="Aptos" w:cs="Aptos"/>
        </w:rPr>
        <w:t>GSKit</w:t>
      </w:r>
      <w:proofErr w:type="spellEnd"/>
      <w:r w:rsidRPr="138AF6DA" w:rsidR="0151C15E">
        <w:rPr>
          <w:rFonts w:ascii="Aptos" w:hAnsi="Aptos" w:eastAsia="Aptos" w:cs="Aptos"/>
        </w:rPr>
        <w:t xml:space="preserve"> to the </w:t>
      </w:r>
      <w:r w:rsidRPr="138AF6DA" w:rsidR="2341EEE9">
        <w:rPr>
          <w:rFonts w:ascii="Aptos" w:hAnsi="Aptos" w:eastAsia="Aptos" w:cs="Aptos"/>
        </w:rPr>
        <w:t>one used by the server.</w:t>
      </w:r>
      <w:r w:rsidRPr="138AF6DA" w:rsidR="0151C15E">
        <w:rPr>
          <w:rFonts w:ascii="Aptos" w:hAnsi="Aptos" w:eastAsia="Aptos" w:cs="Aptos"/>
        </w:rPr>
        <w:t xml:space="preserve"> </w:t>
      </w:r>
      <w:r w:rsidRPr="138AF6DA" w:rsidR="6FE69323">
        <w:rPr>
          <w:rFonts w:ascii="Aptos" w:hAnsi="Aptos" w:eastAsia="Aptos" w:cs="Aptos"/>
        </w:rPr>
        <w:t xml:space="preserve">On Linux/Unix systems, use the </w:t>
      </w:r>
      <w:r w:rsidRPr="138AF6DA" w:rsidR="6FE69323">
        <w:rPr>
          <w:rFonts w:ascii="Courier New" w:hAnsi="Courier New" w:eastAsia="Courier New" w:cs="Courier New"/>
          <w:sz w:val="18"/>
          <w:szCs w:val="18"/>
        </w:rPr>
        <w:t xml:space="preserve">export </w:t>
      </w:r>
      <w:r w:rsidRPr="138AF6DA" w:rsidR="6FE69323">
        <w:rPr>
          <w:rFonts w:ascii="Aptos" w:hAnsi="Aptos" w:eastAsia="Aptos" w:cs="Aptos"/>
        </w:rPr>
        <w:t xml:space="preserve">command. On Windows, you can use </w:t>
      </w:r>
      <w:r w:rsidRPr="138AF6DA" w:rsidR="65C608E3">
        <w:rPr>
          <w:rFonts w:ascii="Courier New" w:hAnsi="Courier New" w:eastAsia="Courier New" w:cs="Courier New"/>
          <w:sz w:val="18"/>
          <w:szCs w:val="18"/>
        </w:rPr>
        <w:t>set</w:t>
      </w:r>
      <w:r w:rsidRPr="138AF6DA" w:rsidR="65C608E3">
        <w:rPr>
          <w:rFonts w:ascii="Courier New" w:hAnsi="Courier New" w:eastAsia="Courier New" w:cs="Courier New"/>
          <w:i/>
          <w:iCs/>
          <w:sz w:val="18"/>
          <w:szCs w:val="18"/>
        </w:rPr>
        <w:t xml:space="preserve"> </w:t>
      </w:r>
      <w:r w:rsidRPr="138AF6DA" w:rsidR="65C608E3">
        <w:t>or</w:t>
      </w:r>
      <w:r w:rsidRPr="138AF6DA" w:rsidR="6FE69323">
        <w:t xml:space="preserve"> </w:t>
      </w:r>
      <w:r w:rsidRPr="138AF6DA" w:rsidR="6FE69323">
        <w:rPr>
          <w:rFonts w:ascii="Aptos" w:hAnsi="Aptos" w:eastAsia="Aptos" w:cs="Aptos"/>
        </w:rPr>
        <w:t>modify the system PATH.</w:t>
      </w:r>
    </w:p>
    <w:p w:rsidR="594A1ACD" w:rsidP="480D2671" w:rsidRDefault="629EEC5D" w14:paraId="556D67D2" w14:textId="6744AAE0">
      <w:pPr>
        <w:spacing w:after="240"/>
        <w:rPr>
          <w:rFonts w:ascii="Aptos" w:hAnsi="Aptos" w:eastAsia="Aptos" w:cs="Aptos"/>
        </w:rPr>
      </w:pPr>
      <w:r w:rsidRPr="6BDD72C5" w:rsidR="629EEC5D">
        <w:rPr>
          <w:rFonts w:ascii="Aptos" w:hAnsi="Aptos" w:eastAsia="Aptos" w:cs="Aptos"/>
        </w:rPr>
        <w:t xml:space="preserve">The </w:t>
      </w:r>
      <w:r w:rsidRPr="6BDD72C5" w:rsidR="629EEC5D">
        <w:rPr>
          <w:rFonts w:ascii="Aptos" w:hAnsi="Aptos" w:eastAsia="Aptos" w:cs="Aptos"/>
        </w:rPr>
        <w:t>GSKit</w:t>
      </w:r>
      <w:r w:rsidRPr="6BDD72C5" w:rsidR="629EEC5D">
        <w:rPr>
          <w:rFonts w:ascii="Aptos" w:hAnsi="Aptos" w:eastAsia="Aptos" w:cs="Aptos"/>
        </w:rPr>
        <w:t xml:space="preserve"> version should match those found </w:t>
      </w:r>
      <w:hyperlink r:id="R372eed66dfde42c9">
        <w:r w:rsidRPr="6BDD72C5" w:rsidR="629EEC5D">
          <w:rPr>
            <w:rStyle w:val="Hyperlink"/>
            <w:rFonts w:ascii="Aptos" w:hAnsi="Aptos" w:eastAsia="Aptos" w:cs="Aptos"/>
          </w:rPr>
          <w:t>here</w:t>
        </w:r>
      </w:hyperlink>
      <w:r w:rsidRPr="6BDD72C5" w:rsidR="629EEC5D">
        <w:rPr>
          <w:rFonts w:ascii="Aptos" w:hAnsi="Aptos" w:eastAsia="Aptos" w:cs="Aptos"/>
        </w:rPr>
        <w:t xml:space="preserve"> for official Db2 releases and </w:t>
      </w:r>
      <w:hyperlink r:id="R884428752d3a4ed5">
        <w:r w:rsidRPr="6BDD72C5" w:rsidR="629EEC5D">
          <w:rPr>
            <w:rStyle w:val="Hyperlink"/>
            <w:rFonts w:ascii="Aptos" w:hAnsi="Aptos" w:eastAsia="Aptos" w:cs="Aptos"/>
          </w:rPr>
          <w:t>here</w:t>
        </w:r>
      </w:hyperlink>
      <w:r w:rsidRPr="6BDD72C5" w:rsidR="629EEC5D">
        <w:rPr>
          <w:rFonts w:ascii="Aptos" w:hAnsi="Aptos" w:eastAsia="Aptos" w:cs="Aptos"/>
        </w:rPr>
        <w:t xml:space="preserve"> for security special builds.</w:t>
      </w:r>
      <w:r w:rsidRPr="6BDD72C5" w:rsidR="43632AA7">
        <w:rPr>
          <w:rFonts w:ascii="Aptos" w:hAnsi="Aptos" w:eastAsia="Aptos" w:cs="Aptos"/>
        </w:rPr>
        <w:t xml:space="preserve"> If they </w:t>
      </w:r>
      <w:r w:rsidRPr="6BDD72C5" w:rsidR="43632AA7">
        <w:rPr>
          <w:rFonts w:ascii="Aptos" w:hAnsi="Aptos" w:eastAsia="Aptos" w:cs="Aptos"/>
        </w:rPr>
        <w:t>don’t</w:t>
      </w:r>
      <w:r w:rsidRPr="6BDD72C5" w:rsidR="43632AA7">
        <w:rPr>
          <w:rFonts w:ascii="Aptos" w:hAnsi="Aptos" w:eastAsia="Aptos" w:cs="Aptos"/>
        </w:rPr>
        <w:t xml:space="preserve">, then install the correct version of </w:t>
      </w:r>
      <w:r w:rsidRPr="6BDD72C5" w:rsidR="43632AA7">
        <w:rPr>
          <w:rFonts w:ascii="Aptos" w:hAnsi="Aptos" w:eastAsia="Aptos" w:cs="Aptos"/>
        </w:rPr>
        <w:t>GSKit</w:t>
      </w:r>
      <w:r w:rsidRPr="6BDD72C5" w:rsidR="43632AA7">
        <w:rPr>
          <w:rFonts w:ascii="Aptos" w:hAnsi="Aptos" w:eastAsia="Aptos" w:cs="Aptos"/>
        </w:rPr>
        <w:t>.</w:t>
      </w:r>
      <w:r w:rsidRPr="6BDD72C5" w:rsidR="629EEC5D">
        <w:rPr>
          <w:rFonts w:ascii="Aptos" w:hAnsi="Aptos" w:eastAsia="Aptos" w:cs="Aptos"/>
        </w:rPr>
        <w:t xml:space="preserve"> </w:t>
      </w:r>
      <w:r w:rsidRPr="6BDD72C5" w:rsidR="629EEC5D">
        <w:rPr>
          <w:rFonts w:ascii="Aptos" w:hAnsi="Aptos" w:eastAsia="Aptos" w:cs="Aptos"/>
        </w:rPr>
        <w:t xml:space="preserve">If the </w:t>
      </w:r>
      <w:r w:rsidRPr="6BDD72C5" w:rsidR="629EEC5D">
        <w:rPr>
          <w:rFonts w:ascii="Aptos" w:hAnsi="Aptos" w:eastAsia="Aptos" w:cs="Aptos"/>
        </w:rPr>
        <w:t>GSKit</w:t>
      </w:r>
      <w:r w:rsidRPr="6BDD72C5" w:rsidR="629EEC5D">
        <w:rPr>
          <w:rFonts w:ascii="Aptos" w:hAnsi="Aptos" w:eastAsia="Aptos" w:cs="Aptos"/>
        </w:rPr>
        <w:t xml:space="preserve"> version is older than 8.0.50.</w:t>
      </w:r>
      <w:r w:rsidRPr="6BDD72C5" w:rsidR="7813B35B">
        <w:rPr>
          <w:rFonts w:ascii="Aptos" w:hAnsi="Aptos" w:eastAsia="Aptos" w:cs="Aptos"/>
        </w:rPr>
        <w:t xml:space="preserve">69, then you will need to recreate the keystore and stash file with a newer </w:t>
      </w:r>
      <w:r w:rsidRPr="6BDD72C5" w:rsidR="7813B35B">
        <w:rPr>
          <w:rFonts w:ascii="Aptos" w:hAnsi="Aptos" w:eastAsia="Aptos" w:cs="Aptos"/>
        </w:rPr>
        <w:t>GSKit</w:t>
      </w:r>
      <w:r w:rsidRPr="6BDD72C5" w:rsidR="56C154CF">
        <w:rPr>
          <w:rFonts w:ascii="Aptos" w:hAnsi="Aptos" w:eastAsia="Aptos" w:cs="Aptos"/>
        </w:rPr>
        <w:t>.</w:t>
      </w:r>
    </w:p>
    <w:p w:rsidR="4205D965" w:rsidP="1343EB45" w:rsidRDefault="4205D965" w14:paraId="2312F72B" w14:textId="7FF54BE6">
      <w:pPr>
        <w:spacing w:after="240"/>
        <w:rPr>
          <w:rFonts w:ascii="Aptos" w:hAnsi="Aptos" w:eastAsia="Aptos" w:cs="Aptos"/>
        </w:rPr>
      </w:pPr>
      <w:r w:rsidRPr="1343EB45">
        <w:rPr>
          <w:rFonts w:ascii="Aptos" w:hAnsi="Aptos" w:eastAsia="Aptos" w:cs="Aptos"/>
        </w:rPr>
        <w:t xml:space="preserve">You can also </w:t>
      </w:r>
      <w:r w:rsidRPr="1343EB45" w:rsidR="5C474FB3">
        <w:rPr>
          <w:rFonts w:ascii="Aptos" w:hAnsi="Aptos" w:eastAsia="Aptos" w:cs="Aptos"/>
        </w:rPr>
        <w:t>check that you can access the keystore using the stash file</w:t>
      </w:r>
      <w:r w:rsidRPr="1343EB45" w:rsidR="36DEDDB8">
        <w:rPr>
          <w:rFonts w:ascii="Aptos" w:hAnsi="Aptos" w:eastAsia="Aptos" w:cs="Aptos"/>
        </w:rPr>
        <w:t>:</w:t>
      </w:r>
    </w:p>
    <w:p w:rsidR="7BE36619" w:rsidP="1343EB45" w:rsidRDefault="620E7029" w14:paraId="32DA7BEE" w14:textId="6FF7E458">
      <w:pPr>
        <w:spacing w:after="240"/>
        <w:rPr>
          <w:rFonts w:ascii="Courier New" w:hAnsi="Courier New" w:eastAsia="Courier New" w:cs="Courier New"/>
          <w:sz w:val="18"/>
          <w:szCs w:val="18"/>
        </w:rPr>
      </w:pPr>
      <w:r w:rsidRPr="480D2671">
        <w:rPr>
          <w:rFonts w:ascii="Courier New" w:hAnsi="Courier New" w:eastAsia="Courier New" w:cs="Courier New"/>
          <w:sz w:val="18"/>
          <w:szCs w:val="18"/>
        </w:rPr>
        <w:t>g</w:t>
      </w:r>
      <w:r w:rsidRPr="480D2671" w:rsidR="19DAD15D">
        <w:rPr>
          <w:rFonts w:ascii="Courier New" w:hAnsi="Courier New" w:eastAsia="Courier New" w:cs="Courier New"/>
          <w:sz w:val="18"/>
          <w:szCs w:val="18"/>
        </w:rPr>
        <w:t>sk8capicmd_64 –cert –list –</w:t>
      </w:r>
      <w:proofErr w:type="spellStart"/>
      <w:r w:rsidRPr="480D2671" w:rsidR="19DAD15D">
        <w:rPr>
          <w:rFonts w:ascii="Courier New" w:hAnsi="Courier New" w:eastAsia="Courier New" w:cs="Courier New"/>
          <w:sz w:val="18"/>
          <w:szCs w:val="18"/>
        </w:rPr>
        <w:t>db</w:t>
      </w:r>
      <w:proofErr w:type="spellEnd"/>
      <w:r w:rsidRPr="480D2671" w:rsidR="19DAD15D">
        <w:rPr>
          <w:rFonts w:ascii="Courier New" w:hAnsi="Courier New" w:eastAsia="Courier New" w:cs="Courier New"/>
          <w:sz w:val="18"/>
          <w:szCs w:val="18"/>
        </w:rPr>
        <w:t xml:space="preserve"> </w:t>
      </w:r>
      <w:r w:rsidRPr="480D2671" w:rsidR="4A332D77">
        <w:rPr>
          <w:rFonts w:ascii="Courier New" w:hAnsi="Courier New" w:eastAsia="Courier New" w:cs="Courier New"/>
          <w:sz w:val="18"/>
          <w:szCs w:val="18"/>
        </w:rPr>
        <w:t>/home/db2inst1/</w:t>
      </w:r>
      <w:proofErr w:type="gramStart"/>
      <w:r w:rsidRPr="480D2671" w:rsidR="4A332D77">
        <w:rPr>
          <w:rFonts w:ascii="Courier New" w:hAnsi="Courier New" w:eastAsia="Courier New" w:cs="Courier New"/>
          <w:sz w:val="18"/>
          <w:szCs w:val="18"/>
        </w:rPr>
        <w:t>server.p</w:t>
      </w:r>
      <w:proofErr w:type="gramEnd"/>
      <w:r w:rsidRPr="480D2671" w:rsidR="4A332D77">
        <w:rPr>
          <w:rFonts w:ascii="Courier New" w:hAnsi="Courier New" w:eastAsia="Courier New" w:cs="Courier New"/>
          <w:sz w:val="18"/>
          <w:szCs w:val="18"/>
        </w:rPr>
        <w:t>12</w:t>
      </w:r>
      <w:r w:rsidRPr="480D2671" w:rsidR="19DAD15D">
        <w:rPr>
          <w:rFonts w:ascii="Courier New" w:hAnsi="Courier New" w:eastAsia="Courier New" w:cs="Courier New"/>
          <w:sz w:val="18"/>
          <w:szCs w:val="18"/>
        </w:rPr>
        <w:t xml:space="preserve"> -stashed</w:t>
      </w:r>
    </w:p>
    <w:p w:rsidR="36DEDDB8" w:rsidP="1343EB45" w:rsidRDefault="36DEDDB8" w14:paraId="1E3F15D4" w14:textId="3FFBCDA2">
      <w:pPr>
        <w:rPr>
          <w:rFonts w:ascii="Aptos" w:hAnsi="Aptos" w:eastAsia="Aptos" w:cs="Aptos"/>
        </w:rPr>
      </w:pPr>
      <w:r w:rsidRPr="138AF6DA">
        <w:t xml:space="preserve">If the command outputs a list of certificates, then we know the stash file is not corrupted. Otherwise, you will need to recreate the keystore and stash files by following the steps </w:t>
      </w:r>
      <w:r w:rsidRPr="138AF6DA" w:rsidR="32E5C8BD">
        <w:t xml:space="preserve">outlined in </w:t>
      </w:r>
      <w:hyperlink w:anchor="_Keystores">
        <w:r w:rsidRPr="138AF6DA" w:rsidR="32E5C8BD">
          <w:rPr>
            <w:rStyle w:val="Hyperlink"/>
          </w:rPr>
          <w:t>Keystores</w:t>
        </w:r>
      </w:hyperlink>
      <w:r w:rsidRPr="138AF6DA" w:rsidR="32E5C8BD">
        <w:t>.</w:t>
      </w:r>
    </w:p>
    <w:p w:rsidR="5299A83D" w:rsidP="1343EB45" w:rsidRDefault="5299A83D" w14:paraId="13A324FF" w14:textId="138C6863">
      <w:pPr>
        <w:pStyle w:val="Heading2"/>
        <w:rPr>
          <w:rFonts w:ascii="Aptos" w:hAnsi="Aptos" w:eastAsia="Aptos" w:cs="Aptos"/>
          <w:sz w:val="24"/>
          <w:szCs w:val="24"/>
        </w:rPr>
      </w:pPr>
      <w:r w:rsidRPr="1343EB45">
        <w:t xml:space="preserve">Invalid </w:t>
      </w:r>
      <w:r w:rsidRPr="1343EB45" w:rsidR="5C9EF1D7">
        <w:t>TLS port</w:t>
      </w:r>
    </w:p>
    <w:p w:rsidR="5299A83D" w:rsidP="1343EB45" w:rsidRDefault="5299A83D" w14:paraId="1BE354D4" w14:textId="0A2D7960">
      <w:pPr>
        <w:spacing w:after="240"/>
        <w:rPr>
          <w:rFonts w:ascii="Aptos" w:hAnsi="Aptos" w:eastAsia="Aptos" w:cs="Aptos"/>
        </w:rPr>
      </w:pPr>
      <w:r w:rsidRPr="138AF6DA">
        <w:rPr>
          <w:rFonts w:ascii="Aptos" w:hAnsi="Aptos" w:eastAsia="Aptos" w:cs="Aptos"/>
        </w:rPr>
        <w:t xml:space="preserve">If your chosen TLS port is in use by another process, you may see the following message in the </w:t>
      </w:r>
      <w:r w:rsidRPr="138AF6DA">
        <w:rPr>
          <w:rFonts w:ascii="Courier New" w:hAnsi="Courier New" w:eastAsia="Courier New" w:cs="Courier New"/>
          <w:sz w:val="18"/>
          <w:szCs w:val="18"/>
        </w:rPr>
        <w:t>db2diag.log</w:t>
      </w:r>
      <w:r w:rsidRPr="138AF6DA">
        <w:rPr>
          <w:rFonts w:ascii="Aptos" w:hAnsi="Aptos" w:eastAsia="Aptos" w:cs="Aptos"/>
        </w:rPr>
        <w:t>:</w:t>
      </w:r>
    </w:p>
    <w:p w:rsidR="5299A83D" w:rsidP="1343EB45" w:rsidRDefault="5299A83D" w14:paraId="42DBBD36" w14:textId="729864B4">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2025-09-05-11.10.29.502354-240 E62274E766            LEVEL: Error     </w:t>
      </w:r>
    </w:p>
    <w:p w:rsidR="5299A83D" w:rsidP="1343EB45" w:rsidRDefault="5299A83D" w14:paraId="4DBE7BFA" w14:textId="0DCC87E7">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PID   </w:t>
      </w:r>
      <w:proofErr w:type="gramStart"/>
      <w:r w:rsidRPr="1343EB45">
        <w:rPr>
          <w:rFonts w:ascii="Courier New" w:hAnsi="Courier New" w:eastAsia="Courier New" w:cs="Courier New"/>
          <w:sz w:val="18"/>
          <w:szCs w:val="18"/>
        </w:rPr>
        <w:t xml:space="preserve">  :</w:t>
      </w:r>
      <w:proofErr w:type="gramEnd"/>
      <w:r w:rsidRPr="1343EB45">
        <w:rPr>
          <w:rFonts w:ascii="Courier New" w:hAnsi="Courier New" w:eastAsia="Courier New" w:cs="Courier New"/>
          <w:sz w:val="18"/>
          <w:szCs w:val="18"/>
        </w:rPr>
        <w:t xml:space="preserve"> 3402800              </w:t>
      </w:r>
      <w:proofErr w:type="gramStart"/>
      <w:r w:rsidRPr="1343EB45">
        <w:rPr>
          <w:rFonts w:ascii="Courier New" w:hAnsi="Courier New" w:eastAsia="Courier New" w:cs="Courier New"/>
          <w:sz w:val="18"/>
          <w:szCs w:val="18"/>
        </w:rPr>
        <w:t>TID :</w:t>
      </w:r>
      <w:proofErr w:type="gramEnd"/>
      <w:r w:rsidRPr="1343EB45">
        <w:rPr>
          <w:rFonts w:ascii="Courier New" w:hAnsi="Courier New" w:eastAsia="Courier New" w:cs="Courier New"/>
          <w:sz w:val="18"/>
          <w:szCs w:val="18"/>
        </w:rPr>
        <w:t xml:space="preserve"> 139709405718080 </w:t>
      </w:r>
      <w:proofErr w:type="gramStart"/>
      <w:r w:rsidRPr="1343EB45">
        <w:rPr>
          <w:rFonts w:ascii="Courier New" w:hAnsi="Courier New" w:eastAsia="Courier New" w:cs="Courier New"/>
          <w:sz w:val="18"/>
          <w:szCs w:val="18"/>
        </w:rPr>
        <w:t>PROC :</w:t>
      </w:r>
      <w:proofErr w:type="gramEnd"/>
      <w:r w:rsidRPr="1343EB45">
        <w:rPr>
          <w:rFonts w:ascii="Courier New" w:hAnsi="Courier New" w:eastAsia="Courier New" w:cs="Courier New"/>
          <w:sz w:val="18"/>
          <w:szCs w:val="18"/>
        </w:rPr>
        <w:t xml:space="preserve"> db2sysc     </w:t>
      </w:r>
    </w:p>
    <w:p w:rsidR="5299A83D" w:rsidP="1343EB45" w:rsidRDefault="5299A83D" w14:paraId="5F157B38" w14:textId="1C63B812">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INSTANCE: </w:t>
      </w:r>
      <w:proofErr w:type="spellStart"/>
      <w:r w:rsidRPr="1343EB45">
        <w:rPr>
          <w:rFonts w:ascii="Courier New" w:hAnsi="Courier New" w:eastAsia="Courier New" w:cs="Courier New"/>
          <w:sz w:val="18"/>
          <w:szCs w:val="18"/>
        </w:rPr>
        <w:t>cyrusng</w:t>
      </w:r>
      <w:proofErr w:type="spellEnd"/>
      <w:r w:rsidRPr="1343EB45">
        <w:rPr>
          <w:rFonts w:ascii="Courier New" w:hAnsi="Courier New" w:eastAsia="Courier New" w:cs="Courier New"/>
          <w:sz w:val="18"/>
          <w:szCs w:val="18"/>
        </w:rPr>
        <w:t xml:space="preserve">              </w:t>
      </w:r>
      <w:proofErr w:type="gramStart"/>
      <w:r w:rsidRPr="1343EB45">
        <w:rPr>
          <w:rFonts w:ascii="Courier New" w:hAnsi="Courier New" w:eastAsia="Courier New" w:cs="Courier New"/>
          <w:sz w:val="18"/>
          <w:szCs w:val="18"/>
        </w:rPr>
        <w:t>NODE :</w:t>
      </w:r>
      <w:proofErr w:type="gramEnd"/>
      <w:r w:rsidRPr="1343EB45">
        <w:rPr>
          <w:rFonts w:ascii="Courier New" w:hAnsi="Courier New" w:eastAsia="Courier New" w:cs="Courier New"/>
          <w:sz w:val="18"/>
          <w:szCs w:val="18"/>
        </w:rPr>
        <w:t xml:space="preserve"> 000     </w:t>
      </w:r>
    </w:p>
    <w:p w:rsidR="5299A83D" w:rsidP="1343EB45" w:rsidRDefault="5299A83D" w14:paraId="7DD6067B" w14:textId="3B77E3FF">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HOSTNAME: CyrusNg-857tb-x86     </w:t>
      </w:r>
    </w:p>
    <w:p w:rsidR="5299A83D" w:rsidP="1343EB45" w:rsidRDefault="5299A83D" w14:paraId="6FE89C68" w14:textId="7555C341">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EDUID </w:t>
      </w:r>
      <w:proofErr w:type="gramStart"/>
      <w:r w:rsidRPr="1343EB45">
        <w:rPr>
          <w:rFonts w:ascii="Courier New" w:hAnsi="Courier New" w:eastAsia="Courier New" w:cs="Courier New"/>
          <w:sz w:val="18"/>
          <w:szCs w:val="18"/>
        </w:rPr>
        <w:t xml:space="preserve">  :</w:t>
      </w:r>
      <w:proofErr w:type="gramEnd"/>
      <w:r w:rsidRPr="1343EB45">
        <w:rPr>
          <w:rFonts w:ascii="Courier New" w:hAnsi="Courier New" w:eastAsia="Courier New" w:cs="Courier New"/>
          <w:sz w:val="18"/>
          <w:szCs w:val="18"/>
        </w:rPr>
        <w:t xml:space="preserve"> 1                    EDUNAME: db2sysc     </w:t>
      </w:r>
    </w:p>
    <w:p w:rsidR="5299A83D" w:rsidP="1343EB45" w:rsidRDefault="5299A83D" w14:paraId="0366FE7E" w14:textId="6419DA9E">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FUNCTION: DB2 UDB, common communication, </w:t>
      </w:r>
      <w:proofErr w:type="spellStart"/>
      <w:r w:rsidRPr="1343EB45">
        <w:rPr>
          <w:rFonts w:ascii="Courier New" w:hAnsi="Courier New" w:eastAsia="Courier New" w:cs="Courier New"/>
          <w:sz w:val="18"/>
          <w:szCs w:val="18"/>
        </w:rPr>
        <w:t>sqlcctcpconnmgr</w:t>
      </w:r>
      <w:proofErr w:type="spellEnd"/>
      <w:r w:rsidRPr="1343EB45">
        <w:rPr>
          <w:rFonts w:ascii="Courier New" w:hAnsi="Courier New" w:eastAsia="Courier New" w:cs="Courier New"/>
          <w:sz w:val="18"/>
          <w:szCs w:val="18"/>
        </w:rPr>
        <w:t xml:space="preserve">, probe:46     </w:t>
      </w:r>
    </w:p>
    <w:p w:rsidR="5299A83D" w:rsidP="1343EB45" w:rsidRDefault="5299A83D" w14:paraId="61BA9759" w14:textId="5D9AFA99">
      <w:pPr>
        <w:spacing w:after="0"/>
        <w:rPr>
          <w:rFonts w:ascii="Courier New" w:hAnsi="Courier New" w:eastAsia="Courier New" w:cs="Courier New"/>
          <w:sz w:val="18"/>
          <w:szCs w:val="18"/>
        </w:rPr>
      </w:pPr>
      <w:proofErr w:type="gramStart"/>
      <w:r w:rsidRPr="1343EB45">
        <w:rPr>
          <w:rFonts w:ascii="Courier New" w:hAnsi="Courier New" w:eastAsia="Courier New" w:cs="Courier New"/>
          <w:sz w:val="18"/>
          <w:szCs w:val="18"/>
        </w:rPr>
        <w:t>MESSAGE :</w:t>
      </w:r>
      <w:proofErr w:type="gramEnd"/>
      <w:r w:rsidRPr="1343EB45">
        <w:rPr>
          <w:rFonts w:ascii="Courier New" w:hAnsi="Courier New" w:eastAsia="Courier New" w:cs="Courier New"/>
          <w:sz w:val="18"/>
          <w:szCs w:val="18"/>
        </w:rPr>
        <w:t xml:space="preserve"> ADM7007</w:t>
      </w:r>
      <w:proofErr w:type="gramStart"/>
      <w:r w:rsidRPr="1343EB45">
        <w:rPr>
          <w:rFonts w:ascii="Courier New" w:hAnsi="Courier New" w:eastAsia="Courier New" w:cs="Courier New"/>
          <w:sz w:val="18"/>
          <w:szCs w:val="18"/>
        </w:rPr>
        <w:t>E  The</w:t>
      </w:r>
      <w:proofErr w:type="gramEnd"/>
      <w:r w:rsidRPr="1343EB45">
        <w:rPr>
          <w:rFonts w:ascii="Courier New" w:hAnsi="Courier New" w:eastAsia="Courier New" w:cs="Courier New"/>
          <w:sz w:val="18"/>
          <w:szCs w:val="18"/>
        </w:rPr>
        <w:t xml:space="preserve"> SVCENAME DBM configuration parameter, "9083", is      </w:t>
      </w:r>
    </w:p>
    <w:p w:rsidR="5299A83D" w:rsidP="1343EB45" w:rsidRDefault="5299A83D" w14:paraId="703402CE" w14:textId="6830DBCB">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          configured with a port or a service name.  When it is configured with      </w:t>
      </w:r>
    </w:p>
    <w:p w:rsidR="5299A83D" w:rsidP="1343EB45" w:rsidRDefault="5299A83D" w14:paraId="541E75C5" w14:textId="35096316">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          a service name, the TCP/IP services files is used to map the service      </w:t>
      </w:r>
    </w:p>
    <w:p w:rsidR="5299A83D" w:rsidP="1343EB45" w:rsidRDefault="5299A83D" w14:paraId="236B2FE2" w14:textId="5228646A">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          name to a port number.  The port specified in this field is being      </w:t>
      </w:r>
    </w:p>
    <w:p w:rsidR="5299A83D" w:rsidP="1343EB45" w:rsidRDefault="5299A83D" w14:paraId="28AE4E13" w14:textId="0C444C01">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          used by another process.  Resolve this problem by either deleting the      </w:t>
      </w:r>
    </w:p>
    <w:p w:rsidR="5299A83D" w:rsidP="1343EB45" w:rsidRDefault="5299A83D" w14:paraId="4003928E" w14:textId="23E1D814">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          process using the port or use another port.  </w:t>
      </w:r>
    </w:p>
    <w:p w:rsidR="5299A83D" w:rsidP="1343EB45" w:rsidRDefault="5299A83D" w14:paraId="569C716E" w14:textId="7A700DA0">
      <w:pPr>
        <w:spacing w:after="240"/>
        <w:rPr>
          <w:rFonts w:ascii="Aptos" w:hAnsi="Aptos" w:eastAsia="Aptos" w:cs="Aptos"/>
        </w:rPr>
      </w:pPr>
      <w:r w:rsidRPr="1343EB45">
        <w:rPr>
          <w:rFonts w:ascii="Aptos" w:hAnsi="Aptos" w:eastAsia="Aptos" w:cs="Aptos"/>
        </w:rPr>
        <w:t xml:space="preserve">This means another process is listening on the chosen TLS port. You will need to choose another port or terminate the process listening on that port. You can find out what ports are </w:t>
      </w:r>
      <w:r w:rsidRPr="1343EB45" w:rsidR="58FDB128">
        <w:rPr>
          <w:rFonts w:ascii="Aptos" w:hAnsi="Aptos" w:eastAsia="Aptos" w:cs="Aptos"/>
        </w:rPr>
        <w:t>being used with:</w:t>
      </w:r>
    </w:p>
    <w:p w:rsidR="58FDB128" w:rsidP="1343EB45" w:rsidRDefault="58FDB128" w14:paraId="218A572F" w14:textId="6A44B6D4">
      <w:pPr>
        <w:spacing w:after="240"/>
        <w:rPr>
          <w:rFonts w:ascii="Courier New" w:hAnsi="Courier New" w:eastAsia="Courier New" w:cs="Courier New"/>
          <w:sz w:val="18"/>
          <w:szCs w:val="18"/>
        </w:rPr>
      </w:pPr>
      <w:r w:rsidRPr="1343EB45">
        <w:rPr>
          <w:rFonts w:ascii="Courier New" w:hAnsi="Courier New" w:eastAsia="Courier New" w:cs="Courier New"/>
          <w:sz w:val="18"/>
          <w:szCs w:val="18"/>
        </w:rPr>
        <w:t>netstat –</w:t>
      </w:r>
      <w:proofErr w:type="spellStart"/>
      <w:r w:rsidRPr="1343EB45">
        <w:rPr>
          <w:rFonts w:ascii="Courier New" w:hAnsi="Courier New" w:eastAsia="Courier New" w:cs="Courier New"/>
          <w:sz w:val="18"/>
          <w:szCs w:val="18"/>
        </w:rPr>
        <w:t>tulnp</w:t>
      </w:r>
      <w:proofErr w:type="spellEnd"/>
    </w:p>
    <w:p w:rsidR="58FDB128" w:rsidP="1343EB45" w:rsidRDefault="58FDB128" w14:paraId="158008C9" w14:textId="6093D9B3">
      <w:pPr>
        <w:spacing w:after="240"/>
        <w:rPr>
          <w:rFonts w:ascii="Aptos" w:hAnsi="Aptos" w:eastAsia="Aptos" w:cs="Aptos"/>
        </w:rPr>
      </w:pPr>
      <w:r w:rsidRPr="1343EB45">
        <w:rPr>
          <w:rFonts w:ascii="Aptos" w:hAnsi="Aptos" w:eastAsia="Aptos" w:cs="Aptos"/>
        </w:rPr>
        <w:lastRenderedPageBreak/>
        <w:t>Some ports are restricted and are reserved for certain purposes by the OS. In these cases, you may see something like:</w:t>
      </w:r>
    </w:p>
    <w:p w:rsidR="58FDB128" w:rsidP="1343EB45" w:rsidRDefault="58FDB128" w14:paraId="0D1EB847" w14:textId="4A827A28">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2025-09-05-11.08.14.492921-240 I13762E385            LEVEL: Error     </w:t>
      </w:r>
    </w:p>
    <w:p w:rsidR="58FDB128" w:rsidP="1343EB45" w:rsidRDefault="58FDB128" w14:paraId="09DB5BAF" w14:textId="1297044A">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PID   </w:t>
      </w:r>
      <w:proofErr w:type="gramStart"/>
      <w:r w:rsidRPr="1343EB45">
        <w:rPr>
          <w:rFonts w:ascii="Courier New" w:hAnsi="Courier New" w:eastAsia="Courier New" w:cs="Courier New"/>
          <w:sz w:val="18"/>
          <w:szCs w:val="18"/>
        </w:rPr>
        <w:t xml:space="preserve">  :</w:t>
      </w:r>
      <w:proofErr w:type="gramEnd"/>
      <w:r w:rsidRPr="1343EB45">
        <w:rPr>
          <w:rFonts w:ascii="Courier New" w:hAnsi="Courier New" w:eastAsia="Courier New" w:cs="Courier New"/>
          <w:sz w:val="18"/>
          <w:szCs w:val="18"/>
        </w:rPr>
        <w:t xml:space="preserve"> 3402674              </w:t>
      </w:r>
      <w:proofErr w:type="gramStart"/>
      <w:r w:rsidRPr="1343EB45">
        <w:rPr>
          <w:rFonts w:ascii="Courier New" w:hAnsi="Courier New" w:eastAsia="Courier New" w:cs="Courier New"/>
          <w:sz w:val="18"/>
          <w:szCs w:val="18"/>
        </w:rPr>
        <w:t>TID :</w:t>
      </w:r>
      <w:proofErr w:type="gramEnd"/>
      <w:r w:rsidRPr="1343EB45">
        <w:rPr>
          <w:rFonts w:ascii="Courier New" w:hAnsi="Courier New" w:eastAsia="Courier New" w:cs="Courier New"/>
          <w:sz w:val="18"/>
          <w:szCs w:val="18"/>
        </w:rPr>
        <w:t xml:space="preserve"> 140084338746944 </w:t>
      </w:r>
      <w:proofErr w:type="gramStart"/>
      <w:r w:rsidRPr="1343EB45">
        <w:rPr>
          <w:rFonts w:ascii="Courier New" w:hAnsi="Courier New" w:eastAsia="Courier New" w:cs="Courier New"/>
          <w:sz w:val="18"/>
          <w:szCs w:val="18"/>
        </w:rPr>
        <w:t>PROC :</w:t>
      </w:r>
      <w:proofErr w:type="gramEnd"/>
      <w:r w:rsidRPr="1343EB45">
        <w:rPr>
          <w:rFonts w:ascii="Courier New" w:hAnsi="Courier New" w:eastAsia="Courier New" w:cs="Courier New"/>
          <w:sz w:val="18"/>
          <w:szCs w:val="18"/>
        </w:rPr>
        <w:t xml:space="preserve"> db2sysc     </w:t>
      </w:r>
    </w:p>
    <w:p w:rsidR="58FDB128" w:rsidP="1343EB45" w:rsidRDefault="58FDB128" w14:paraId="1558F48A" w14:textId="50F2CCC5">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INSTANCE: </w:t>
      </w:r>
      <w:proofErr w:type="spellStart"/>
      <w:r w:rsidRPr="1343EB45">
        <w:rPr>
          <w:rFonts w:ascii="Courier New" w:hAnsi="Courier New" w:eastAsia="Courier New" w:cs="Courier New"/>
          <w:sz w:val="18"/>
          <w:szCs w:val="18"/>
        </w:rPr>
        <w:t>cyrusng</w:t>
      </w:r>
      <w:proofErr w:type="spellEnd"/>
      <w:r w:rsidRPr="1343EB45">
        <w:rPr>
          <w:rFonts w:ascii="Courier New" w:hAnsi="Courier New" w:eastAsia="Courier New" w:cs="Courier New"/>
          <w:sz w:val="18"/>
          <w:szCs w:val="18"/>
        </w:rPr>
        <w:t xml:space="preserve">              </w:t>
      </w:r>
      <w:proofErr w:type="gramStart"/>
      <w:r w:rsidRPr="1343EB45">
        <w:rPr>
          <w:rFonts w:ascii="Courier New" w:hAnsi="Courier New" w:eastAsia="Courier New" w:cs="Courier New"/>
          <w:sz w:val="18"/>
          <w:szCs w:val="18"/>
        </w:rPr>
        <w:t>NODE :</w:t>
      </w:r>
      <w:proofErr w:type="gramEnd"/>
      <w:r w:rsidRPr="1343EB45">
        <w:rPr>
          <w:rFonts w:ascii="Courier New" w:hAnsi="Courier New" w:eastAsia="Courier New" w:cs="Courier New"/>
          <w:sz w:val="18"/>
          <w:szCs w:val="18"/>
        </w:rPr>
        <w:t xml:space="preserve"> 000                             </w:t>
      </w:r>
    </w:p>
    <w:p w:rsidR="58FDB128" w:rsidP="1343EB45" w:rsidRDefault="58FDB128" w14:paraId="0E673055" w14:textId="22D72794">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HOSTNAME: CyrusNg-857tb-x86                                                                                                     </w:t>
      </w:r>
    </w:p>
    <w:p w:rsidR="58FDB128" w:rsidP="1343EB45" w:rsidRDefault="58FDB128" w14:paraId="6DA2B434" w14:textId="01139DCA">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EDUID </w:t>
      </w:r>
      <w:proofErr w:type="gramStart"/>
      <w:r w:rsidRPr="1343EB45">
        <w:rPr>
          <w:rFonts w:ascii="Courier New" w:hAnsi="Courier New" w:eastAsia="Courier New" w:cs="Courier New"/>
          <w:sz w:val="18"/>
          <w:szCs w:val="18"/>
        </w:rPr>
        <w:t xml:space="preserve">  :</w:t>
      </w:r>
      <w:proofErr w:type="gramEnd"/>
      <w:r w:rsidRPr="1343EB45">
        <w:rPr>
          <w:rFonts w:ascii="Courier New" w:hAnsi="Courier New" w:eastAsia="Courier New" w:cs="Courier New"/>
          <w:sz w:val="18"/>
          <w:szCs w:val="18"/>
        </w:rPr>
        <w:t xml:space="preserve"> 1                    EDUNAME: db2sysc                        </w:t>
      </w:r>
    </w:p>
    <w:p w:rsidR="58FDB128" w:rsidP="1343EB45" w:rsidRDefault="58FDB128" w14:paraId="69B33241" w14:textId="12C6C728">
      <w:pPr>
        <w:spacing w:after="0"/>
        <w:rPr>
          <w:rFonts w:ascii="Courier New" w:hAnsi="Courier New" w:eastAsia="Courier New" w:cs="Courier New"/>
          <w:sz w:val="18"/>
          <w:szCs w:val="18"/>
        </w:rPr>
      </w:pPr>
      <w:r w:rsidRPr="1343EB45">
        <w:rPr>
          <w:rFonts w:ascii="Courier New" w:hAnsi="Courier New" w:eastAsia="Courier New" w:cs="Courier New"/>
          <w:sz w:val="18"/>
          <w:szCs w:val="18"/>
        </w:rPr>
        <w:t xml:space="preserve">FUNCTION: DB2 UDB, common communication, </w:t>
      </w:r>
      <w:proofErr w:type="spellStart"/>
      <w:r w:rsidRPr="1343EB45">
        <w:rPr>
          <w:rFonts w:ascii="Courier New" w:hAnsi="Courier New" w:eastAsia="Courier New" w:cs="Courier New"/>
          <w:sz w:val="18"/>
          <w:szCs w:val="18"/>
        </w:rPr>
        <w:t>sqlcctcpconnmgr</w:t>
      </w:r>
      <w:proofErr w:type="spellEnd"/>
      <w:r w:rsidRPr="1343EB45">
        <w:rPr>
          <w:rFonts w:ascii="Courier New" w:hAnsi="Courier New" w:eastAsia="Courier New" w:cs="Courier New"/>
          <w:sz w:val="18"/>
          <w:szCs w:val="18"/>
        </w:rPr>
        <w:t xml:space="preserve">, probe:47          </w:t>
      </w:r>
    </w:p>
    <w:p w:rsidR="58FDB128" w:rsidP="1343EB45" w:rsidRDefault="58FDB128" w14:paraId="5A6EFCA8" w14:textId="0FFD4A34">
      <w:pPr>
        <w:spacing w:after="0"/>
        <w:rPr>
          <w:rFonts w:ascii="Courier New" w:hAnsi="Courier New" w:eastAsia="Courier New" w:cs="Courier New"/>
          <w:sz w:val="18"/>
          <w:szCs w:val="18"/>
        </w:rPr>
      </w:pPr>
      <w:proofErr w:type="gramStart"/>
      <w:r w:rsidRPr="1343EB45">
        <w:rPr>
          <w:rFonts w:ascii="Courier New" w:hAnsi="Courier New" w:eastAsia="Courier New" w:cs="Courier New"/>
          <w:sz w:val="18"/>
          <w:szCs w:val="18"/>
        </w:rPr>
        <w:t>MESSAGE :</w:t>
      </w:r>
      <w:proofErr w:type="gramEnd"/>
      <w:r w:rsidRPr="1343EB45">
        <w:rPr>
          <w:rFonts w:ascii="Courier New" w:hAnsi="Courier New" w:eastAsia="Courier New" w:cs="Courier New"/>
          <w:sz w:val="18"/>
          <w:szCs w:val="18"/>
        </w:rPr>
        <w:t xml:space="preserve"> DIA3202C The TCP/IP call "bind" returned an </w:t>
      </w:r>
      <w:proofErr w:type="spellStart"/>
      <w:r w:rsidRPr="1343EB45">
        <w:rPr>
          <w:rFonts w:ascii="Courier New" w:hAnsi="Courier New" w:eastAsia="Courier New" w:cs="Courier New"/>
          <w:sz w:val="18"/>
          <w:szCs w:val="18"/>
        </w:rPr>
        <w:t>errno</w:t>
      </w:r>
      <w:proofErr w:type="spellEnd"/>
      <w:r w:rsidRPr="1343EB45">
        <w:rPr>
          <w:rFonts w:ascii="Courier New" w:hAnsi="Courier New" w:eastAsia="Courier New" w:cs="Courier New"/>
          <w:sz w:val="18"/>
          <w:szCs w:val="18"/>
        </w:rPr>
        <w:t>="13".</w:t>
      </w:r>
    </w:p>
    <w:p w:rsidR="41956505" w:rsidP="1343EB45" w:rsidRDefault="41956505" w14:paraId="7D082FB1" w14:textId="2152A3BB">
      <w:pPr>
        <w:pStyle w:val="Heading1"/>
        <w:rPr>
          <w:rFonts w:ascii="Aptos" w:hAnsi="Aptos" w:eastAsia="Aptos" w:cs="Aptos"/>
          <w:sz w:val="24"/>
          <w:szCs w:val="24"/>
        </w:rPr>
      </w:pPr>
      <w:r w:rsidRPr="1343EB45">
        <w:t>Conclusion</w:t>
      </w:r>
    </w:p>
    <w:p w:rsidR="59DB8DC1" w:rsidP="1343EB45" w:rsidRDefault="2B692AC9" w14:paraId="216BB0E6" w14:textId="514FFB86">
      <w:pPr>
        <w:spacing w:after="240"/>
        <w:rPr>
          <w:rFonts w:ascii="Aptos" w:hAnsi="Aptos" w:eastAsia="Aptos" w:cs="Aptos"/>
        </w:rPr>
      </w:pPr>
      <w:r w:rsidRPr="49DD0DBA" w:rsidR="2B692AC9">
        <w:rPr>
          <w:rFonts w:ascii="Aptos" w:hAnsi="Aptos" w:eastAsia="Aptos" w:cs="Aptos"/>
        </w:rPr>
        <w:t>I hope this has been an informative read on how to set up the Db2 server to use TLS</w:t>
      </w:r>
      <w:r w:rsidRPr="49DD0DBA" w:rsidR="6DBAB344">
        <w:rPr>
          <w:rFonts w:ascii="Aptos" w:hAnsi="Aptos" w:eastAsia="Aptos" w:cs="Aptos"/>
        </w:rPr>
        <w:t xml:space="preserve">. Your server is now ready to communicate with clients in a secure manner. </w:t>
      </w:r>
      <w:r w:rsidRPr="49DD0DBA" w:rsidR="2B692AC9">
        <w:rPr>
          <w:rFonts w:ascii="Aptos" w:hAnsi="Aptos" w:eastAsia="Aptos" w:cs="Aptos"/>
        </w:rPr>
        <w:t xml:space="preserve">Now that we have </w:t>
      </w:r>
      <w:r w:rsidRPr="49DD0DBA" w:rsidR="5BC2EB5B">
        <w:rPr>
          <w:rFonts w:ascii="Aptos" w:hAnsi="Aptos" w:eastAsia="Aptos" w:cs="Aptos"/>
        </w:rPr>
        <w:t xml:space="preserve">our server set up, </w:t>
      </w:r>
      <w:r w:rsidRPr="49DD0DBA" w:rsidR="575834BF">
        <w:rPr>
          <w:rFonts w:ascii="Aptos" w:hAnsi="Aptos" w:eastAsia="Aptos" w:cs="Aptos"/>
        </w:rPr>
        <w:t>we will talk about setting up</w:t>
      </w:r>
      <w:r w:rsidRPr="49DD0DBA" w:rsidR="5BC2EB5B">
        <w:rPr>
          <w:rFonts w:ascii="Aptos" w:hAnsi="Aptos" w:eastAsia="Aptos" w:cs="Aptos"/>
        </w:rPr>
        <w:t xml:space="preserve"> the client in the next blog. Until next time!</w:t>
      </w:r>
    </w:p>
    <w:p w:rsidR="266FAF43" w:rsidP="480D2671" w:rsidRDefault="764F8EB1" w14:paraId="0E8D7732" w14:textId="618F833B">
      <w:pPr>
        <w:pStyle w:val="Heading1"/>
        <w:rPr>
          <w:rFonts w:ascii="Aptos" w:hAnsi="Aptos" w:eastAsia="Aptos" w:cs="Aptos"/>
          <w:sz w:val="24"/>
          <w:szCs w:val="24"/>
        </w:rPr>
      </w:pPr>
      <w:r w:rsidRPr="480D2671">
        <w:t>Further Reading</w:t>
      </w:r>
    </w:p>
    <w:p w:rsidR="266FAF43" w:rsidP="1343EB45" w:rsidRDefault="266FAF43" w14:paraId="2568123B" w14:textId="471C7613">
      <w:pPr>
        <w:pStyle w:val="ListParagraph"/>
        <w:numPr>
          <w:ilvl w:val="0"/>
          <w:numId w:val="1"/>
        </w:numPr>
      </w:pPr>
      <w:hyperlink r:id="rId16">
        <w:r w:rsidRPr="1343EB45">
          <w:rPr>
            <w:rStyle w:val="Hyperlink"/>
          </w:rPr>
          <w:t>https://www.ibm.com/docs/en/db2/12.1.0?topic=db2-configuring-tls-ca-signed-certificate</w:t>
        </w:r>
      </w:hyperlink>
    </w:p>
    <w:p w:rsidR="266FAF43" w:rsidP="1343EB45" w:rsidRDefault="266FAF43" w14:paraId="5A8051CF" w14:textId="4E53FAF1">
      <w:pPr>
        <w:pStyle w:val="ListParagraph"/>
        <w:numPr>
          <w:ilvl w:val="0"/>
          <w:numId w:val="1"/>
        </w:numPr>
      </w:pPr>
      <w:hyperlink r:id="rId17">
        <w:r w:rsidRPr="1343EB45">
          <w:rPr>
            <w:rStyle w:val="Hyperlink"/>
          </w:rPr>
          <w:t>https://www.ibm.com/docs/en/db2/12.1.0?topic=db2-configuring-tls-self-signed-certificate</w:t>
        </w:r>
      </w:hyperlink>
    </w:p>
    <w:p w:rsidR="71B48C69" w:rsidP="1343EB45" w:rsidRDefault="71B48C69" w14:paraId="606C69DF" w14:textId="281A3BCB">
      <w:pPr>
        <w:pStyle w:val="ListParagraph"/>
        <w:numPr>
          <w:ilvl w:val="0"/>
          <w:numId w:val="1"/>
        </w:numPr>
      </w:pPr>
      <w:hyperlink r:id="rId18">
        <w:r w:rsidRPr="1343EB45">
          <w:rPr>
            <w:rStyle w:val="Hyperlink"/>
          </w:rPr>
          <w:t>https://www.ibm.com/docs/en/db2/12.1.0?topic=db2-configuring-tls-cert-chain</w:t>
        </w:r>
      </w:hyperlink>
    </w:p>
    <w:p w:rsidR="71B48C69" w:rsidP="1343EB45" w:rsidRDefault="71B48C69" w14:paraId="7913A145" w14:textId="7FD45607">
      <w:pPr>
        <w:pStyle w:val="ListParagraph"/>
        <w:numPr>
          <w:ilvl w:val="0"/>
          <w:numId w:val="1"/>
        </w:numPr>
      </w:pPr>
      <w:hyperlink r:id="rId19">
        <w:r w:rsidRPr="1343EB45">
          <w:rPr>
            <w:rStyle w:val="Hyperlink"/>
          </w:rPr>
          <w:t>https://www.ibm.com/docs/en/db2/12.1.0?topic=encryption-common-global-security-kit-gskit-errors</w:t>
        </w:r>
      </w:hyperlink>
    </w:p>
    <w:p w:rsidR="71B48C69" w:rsidP="1343EB45" w:rsidRDefault="71B48C69" w14:paraId="117AA27A" w14:textId="58A03509">
      <w:pPr>
        <w:pStyle w:val="ListParagraph"/>
        <w:numPr>
          <w:ilvl w:val="0"/>
          <w:numId w:val="1"/>
        </w:numPr>
      </w:pPr>
      <w:hyperlink r:id="rId20">
        <w:r w:rsidRPr="1343EB45">
          <w:rPr>
            <w:rStyle w:val="Hyperlink"/>
          </w:rPr>
          <w:t>https://www.ibm.com/docs/en/db2/12.1.0?topic=transit-keystores</w:t>
        </w:r>
      </w:hyperlink>
    </w:p>
    <w:p w:rsidR="71B48C69" w:rsidP="1343EB45" w:rsidRDefault="71B48C69" w14:paraId="4525BA23" w14:textId="450016C7">
      <w:pPr>
        <w:pStyle w:val="ListParagraph"/>
        <w:numPr>
          <w:ilvl w:val="0"/>
          <w:numId w:val="1"/>
        </w:numPr>
      </w:pPr>
      <w:hyperlink r:id="rId21">
        <w:r w:rsidRPr="1343EB45">
          <w:rPr>
            <w:rStyle w:val="Hyperlink"/>
          </w:rPr>
          <w:t>https://www.ibm.com/docs/en/db2/12.1.0?topic=transit-digital-certificates</w:t>
        </w:r>
      </w:hyperlink>
    </w:p>
    <w:p w:rsidR="701F74F6" w:rsidP="1F34E2F4" w:rsidRDefault="701F74F6" w14:paraId="21CC4780" w14:textId="51F260A9" w14:noSpellErr="1">
      <w:pPr>
        <w:pStyle w:val="ListParagraph"/>
        <w:numPr>
          <w:ilvl w:val="0"/>
          <w:numId w:val="1"/>
        </w:numPr>
        <w:rPr>
          <w:rStyle w:val="Hyperlink"/>
        </w:rPr>
      </w:pPr>
      <w:hyperlink r:id="R9a37c47ce0ac4a5a">
        <w:r w:rsidRPr="1F34E2F4" w:rsidR="701F74F6">
          <w:rPr>
            <w:rStyle w:val="Hyperlink"/>
          </w:rPr>
          <w:t>https://www.ibm.com/docs/en/db2/12.1.0?topic=keystores-simplify-keystore-setup-using-system-keystore</w:t>
        </w:r>
      </w:hyperlink>
    </w:p>
    <w:p w:rsidR="45CE11A8" w:rsidP="1F34E2F4" w:rsidRDefault="45CE11A8" w14:paraId="3DB56CD0" w14:textId="39B2DADB">
      <w:pPr>
        <w:pStyle w:val="ListParagraph"/>
        <w:numPr>
          <w:ilvl w:val="0"/>
          <w:numId w:val="1"/>
        </w:numPr>
        <w:rPr/>
      </w:pPr>
      <w:hyperlink r:id="R6bca8169b37044fc">
        <w:r w:rsidRPr="1F34E2F4" w:rsidR="45CE11A8">
          <w:rPr>
            <w:rStyle w:val="Hyperlink"/>
          </w:rPr>
          <w:t>https://www.ibm.com/docs/en/db2/12.1.0?topic=encryption-data-in-transit</w:t>
        </w:r>
      </w:hyperlink>
    </w:p>
    <w:p w:rsidR="108BC1EF" w:rsidP="1343EB45" w:rsidRDefault="108BC1EF" w14:paraId="303A494A" w14:textId="238C3897">
      <w:pPr>
        <w:pStyle w:val="ListParagraph"/>
        <w:numPr>
          <w:ilvl w:val="0"/>
          <w:numId w:val="1"/>
        </w:numPr>
        <w:rPr>
          <w:rFonts w:ascii="Aptos" w:hAnsi="Aptos" w:eastAsia="Aptos" w:cs="Aptos"/>
        </w:rPr>
      </w:pPr>
      <w:hyperlink r:id="R0d50d0a098b34293">
        <w:r w:rsidRPr="49DD0DBA" w:rsidR="108BC1EF">
          <w:rPr>
            <w:rStyle w:val="Hyperlink"/>
            <w:rFonts w:ascii="Aptos" w:hAnsi="Aptos" w:eastAsia="Aptos" w:cs="Aptos"/>
          </w:rPr>
          <w:t>https://www.ibm.com/support/pages/node/568257</w:t>
        </w:r>
      </w:hyperlink>
    </w:p>
    <w:p w:rsidR="7669F0A8" w:rsidP="49DD0DBA" w:rsidRDefault="7669F0A8" w14:noSpellErr="1" w14:paraId="286CE60D" w14:textId="77A525D1">
      <w:pPr>
        <w:pStyle w:val="Heading1"/>
      </w:pPr>
      <w:r w:rsidR="7669F0A8">
        <w:rPr/>
        <w:t>About the Authors</w:t>
      </w:r>
    </w:p>
    <w:p w:rsidR="7669F0A8" w:rsidP="49DD0DBA" w:rsidRDefault="7669F0A8" w14:noSpellErr="1" w14:paraId="71DD65B2" w14:textId="33FF092F">
      <w:pPr>
        <w:spacing w:before="240" w:after="240"/>
        <w:rPr>
          <w:rFonts w:ascii="Aptos" w:hAnsi="Aptos" w:eastAsia="Aptos" w:cs="Aptos"/>
        </w:rPr>
      </w:pPr>
      <w:r w:rsidRPr="49DD0DBA" w:rsidR="7669F0A8">
        <w:rPr>
          <w:rFonts w:ascii="Aptos" w:hAnsi="Aptos" w:eastAsia="Aptos" w:cs="Aptos"/>
        </w:rPr>
        <w:t>Cyrus Ng is a Software Developer on the Db2 Security team at the IBM Toronto Lab with a Bachelor's in Computing from Queen’s University. He has worked with various security features in Db2, such as TLS 1.3 support, hostname validation, and audit.</w:t>
      </w:r>
    </w:p>
    <w:p w:rsidR="7669F0A8" w:rsidP="49DD0DBA" w:rsidRDefault="7669F0A8" w14:noSpellErr="1" w14:paraId="6B6F095C" w14:textId="63E06DF9">
      <w:pPr>
        <w:spacing w:before="240" w:after="240"/>
      </w:pPr>
      <w:r w:rsidRPr="49DD0DBA" w:rsidR="7669F0A8">
        <w:rPr>
          <w:rFonts w:ascii="Aptos" w:hAnsi="Aptos" w:eastAsia="Aptos" w:cs="Aptos"/>
        </w:rPr>
        <w:t>Greg Stager is the security architect for Db2 LUW at the IBM Toronto Lab. Greg has been a member of the Db2 security development team since 2000, where he has worked on all aspects of security within Db2, including authentication, authorization, auditing, and encryption.  Greg is a primary contributor to the Db2 LUW CIS Benchmark, and a Certified Information System Security Professional (CISSP).</w:t>
      </w:r>
    </w:p>
    <w:p w:rsidR="7669F0A8" w:rsidP="49DD0DBA" w:rsidRDefault="7669F0A8" w14:paraId="107BAA2A" w14:textId="275C2450">
      <w:pPr>
        <w:spacing w:before="240" w:after="240"/>
        <w:rPr>
          <w:rFonts w:ascii="Aptos" w:hAnsi="Aptos" w:eastAsia="Aptos" w:cs="Aptos"/>
        </w:rPr>
      </w:pPr>
      <w:r w:rsidRPr="49DD0DBA" w:rsidR="7669F0A8">
        <w:rPr>
          <w:rFonts w:ascii="Aptos" w:hAnsi="Aptos" w:eastAsia="Aptos" w:cs="Aptos"/>
        </w:rPr>
        <w:t xml:space="preserve">Nataliya Prokoshyna is a software development manager for Db2 LUW at the IBM Canada Lab. As a senior member of the Db2 security development team, Nataliya has worked on authentication, authorization, </w:t>
      </w:r>
      <w:r w:rsidRPr="49DD0DBA" w:rsidR="7669F0A8">
        <w:rPr>
          <w:rFonts w:ascii="Aptos" w:hAnsi="Aptos" w:eastAsia="Aptos" w:cs="Aptos"/>
        </w:rPr>
        <w:t>auditing</w:t>
      </w:r>
      <w:r w:rsidRPr="49DD0DBA" w:rsidR="7669F0A8">
        <w:rPr>
          <w:rFonts w:ascii="Aptos" w:hAnsi="Aptos" w:eastAsia="Aptos" w:cs="Aptos"/>
        </w:rPr>
        <w:t xml:space="preserve"> and encryption, PSIRT, and other aspects of security within Db2.</w:t>
      </w:r>
    </w:p>
    <w:p w:rsidR="1343EB45" w:rsidP="1343EB45" w:rsidRDefault="1343EB45" w14:paraId="00C6A5E7" w14:textId="637B5B1C">
      <w:pPr>
        <w:spacing w:after="240"/>
        <w:rPr>
          <w:rFonts w:ascii="Aptos" w:hAnsi="Aptos" w:eastAsia="Aptos" w:cs="Aptos"/>
        </w:rPr>
      </w:pPr>
    </w:p>
    <w:p w:rsidR="6B30FB30" w:rsidP="6B30FB30" w:rsidRDefault="6B30FB30" w14:paraId="440F98A6" w14:textId="535B2A7C"/>
    <w:sectPr w:rsidR="6B30FB30">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1AE62"/>
    <w:multiLevelType w:val="hybridMultilevel"/>
    <w:tmpl w:val="61428622"/>
    <w:lvl w:ilvl="0" w:tplc="6A48A67E">
      <w:start w:val="1"/>
      <w:numFmt w:val="bullet"/>
      <w:lvlText w:val=""/>
      <w:lvlJc w:val="left"/>
      <w:pPr>
        <w:ind w:left="720" w:hanging="360"/>
      </w:pPr>
      <w:rPr>
        <w:rFonts w:hint="default" w:ascii="Symbol" w:hAnsi="Symbol"/>
      </w:rPr>
    </w:lvl>
    <w:lvl w:ilvl="1" w:tplc="CFC8A036">
      <w:start w:val="1"/>
      <w:numFmt w:val="bullet"/>
      <w:lvlText w:val="o"/>
      <w:lvlJc w:val="left"/>
      <w:pPr>
        <w:ind w:left="1440" w:hanging="360"/>
      </w:pPr>
      <w:rPr>
        <w:rFonts w:hint="default" w:ascii="Courier New" w:hAnsi="Courier New"/>
      </w:rPr>
    </w:lvl>
    <w:lvl w:ilvl="2" w:tplc="B9B254EA">
      <w:start w:val="1"/>
      <w:numFmt w:val="bullet"/>
      <w:lvlText w:val=""/>
      <w:lvlJc w:val="left"/>
      <w:pPr>
        <w:ind w:left="2160" w:hanging="360"/>
      </w:pPr>
      <w:rPr>
        <w:rFonts w:hint="default" w:ascii="Wingdings" w:hAnsi="Wingdings"/>
      </w:rPr>
    </w:lvl>
    <w:lvl w:ilvl="3" w:tplc="1C4279A0">
      <w:start w:val="1"/>
      <w:numFmt w:val="bullet"/>
      <w:lvlText w:val=""/>
      <w:lvlJc w:val="left"/>
      <w:pPr>
        <w:ind w:left="2880" w:hanging="360"/>
      </w:pPr>
      <w:rPr>
        <w:rFonts w:hint="default" w:ascii="Symbol" w:hAnsi="Symbol"/>
      </w:rPr>
    </w:lvl>
    <w:lvl w:ilvl="4" w:tplc="91C4932A">
      <w:start w:val="1"/>
      <w:numFmt w:val="bullet"/>
      <w:lvlText w:val="o"/>
      <w:lvlJc w:val="left"/>
      <w:pPr>
        <w:ind w:left="3600" w:hanging="360"/>
      </w:pPr>
      <w:rPr>
        <w:rFonts w:hint="default" w:ascii="Courier New" w:hAnsi="Courier New"/>
      </w:rPr>
    </w:lvl>
    <w:lvl w:ilvl="5" w:tplc="41CEC8E2">
      <w:start w:val="1"/>
      <w:numFmt w:val="bullet"/>
      <w:lvlText w:val=""/>
      <w:lvlJc w:val="left"/>
      <w:pPr>
        <w:ind w:left="4320" w:hanging="360"/>
      </w:pPr>
      <w:rPr>
        <w:rFonts w:hint="default" w:ascii="Wingdings" w:hAnsi="Wingdings"/>
      </w:rPr>
    </w:lvl>
    <w:lvl w:ilvl="6" w:tplc="3334E318">
      <w:start w:val="1"/>
      <w:numFmt w:val="bullet"/>
      <w:lvlText w:val=""/>
      <w:lvlJc w:val="left"/>
      <w:pPr>
        <w:ind w:left="5040" w:hanging="360"/>
      </w:pPr>
      <w:rPr>
        <w:rFonts w:hint="default" w:ascii="Symbol" w:hAnsi="Symbol"/>
      </w:rPr>
    </w:lvl>
    <w:lvl w:ilvl="7" w:tplc="ABAEA116">
      <w:start w:val="1"/>
      <w:numFmt w:val="bullet"/>
      <w:lvlText w:val="o"/>
      <w:lvlJc w:val="left"/>
      <w:pPr>
        <w:ind w:left="5760" w:hanging="360"/>
      </w:pPr>
      <w:rPr>
        <w:rFonts w:hint="default" w:ascii="Courier New" w:hAnsi="Courier New"/>
      </w:rPr>
    </w:lvl>
    <w:lvl w:ilvl="8" w:tplc="338CE7E4">
      <w:start w:val="1"/>
      <w:numFmt w:val="bullet"/>
      <w:lvlText w:val=""/>
      <w:lvlJc w:val="left"/>
      <w:pPr>
        <w:ind w:left="6480" w:hanging="360"/>
      </w:pPr>
      <w:rPr>
        <w:rFonts w:hint="default" w:ascii="Wingdings" w:hAnsi="Wingdings"/>
      </w:rPr>
    </w:lvl>
  </w:abstractNum>
  <w:abstractNum w:abstractNumId="1" w15:restartNumberingAfterBreak="0">
    <w:nsid w:val="2E97C602"/>
    <w:multiLevelType w:val="hybridMultilevel"/>
    <w:tmpl w:val="8F60E7BE"/>
    <w:lvl w:ilvl="0" w:tplc="F70AEBFC">
      <w:start w:val="1"/>
      <w:numFmt w:val="bullet"/>
      <w:lvlText w:val=""/>
      <w:lvlJc w:val="left"/>
      <w:pPr>
        <w:ind w:left="720" w:hanging="360"/>
      </w:pPr>
      <w:rPr>
        <w:rFonts w:hint="default" w:ascii="Symbol" w:hAnsi="Symbol"/>
      </w:rPr>
    </w:lvl>
    <w:lvl w:ilvl="1" w:tplc="BE8A4B94">
      <w:start w:val="1"/>
      <w:numFmt w:val="bullet"/>
      <w:lvlText w:val="o"/>
      <w:lvlJc w:val="left"/>
      <w:pPr>
        <w:ind w:left="1440" w:hanging="360"/>
      </w:pPr>
      <w:rPr>
        <w:rFonts w:hint="default" w:ascii="Courier New" w:hAnsi="Courier New"/>
      </w:rPr>
    </w:lvl>
    <w:lvl w:ilvl="2" w:tplc="DBD0718E">
      <w:start w:val="1"/>
      <w:numFmt w:val="bullet"/>
      <w:lvlText w:val=""/>
      <w:lvlJc w:val="left"/>
      <w:pPr>
        <w:ind w:left="2160" w:hanging="360"/>
      </w:pPr>
      <w:rPr>
        <w:rFonts w:hint="default" w:ascii="Wingdings" w:hAnsi="Wingdings"/>
      </w:rPr>
    </w:lvl>
    <w:lvl w:ilvl="3" w:tplc="C8B45D88">
      <w:start w:val="1"/>
      <w:numFmt w:val="bullet"/>
      <w:lvlText w:val=""/>
      <w:lvlJc w:val="left"/>
      <w:pPr>
        <w:ind w:left="2880" w:hanging="360"/>
      </w:pPr>
      <w:rPr>
        <w:rFonts w:hint="default" w:ascii="Symbol" w:hAnsi="Symbol"/>
      </w:rPr>
    </w:lvl>
    <w:lvl w:ilvl="4" w:tplc="B87A9830">
      <w:start w:val="1"/>
      <w:numFmt w:val="bullet"/>
      <w:lvlText w:val="o"/>
      <w:lvlJc w:val="left"/>
      <w:pPr>
        <w:ind w:left="3600" w:hanging="360"/>
      </w:pPr>
      <w:rPr>
        <w:rFonts w:hint="default" w:ascii="Courier New" w:hAnsi="Courier New"/>
      </w:rPr>
    </w:lvl>
    <w:lvl w:ilvl="5" w:tplc="D368B758">
      <w:start w:val="1"/>
      <w:numFmt w:val="bullet"/>
      <w:lvlText w:val=""/>
      <w:lvlJc w:val="left"/>
      <w:pPr>
        <w:ind w:left="4320" w:hanging="360"/>
      </w:pPr>
      <w:rPr>
        <w:rFonts w:hint="default" w:ascii="Wingdings" w:hAnsi="Wingdings"/>
      </w:rPr>
    </w:lvl>
    <w:lvl w:ilvl="6" w:tplc="3C5A94D8">
      <w:start w:val="1"/>
      <w:numFmt w:val="bullet"/>
      <w:lvlText w:val=""/>
      <w:lvlJc w:val="left"/>
      <w:pPr>
        <w:ind w:left="5040" w:hanging="360"/>
      </w:pPr>
      <w:rPr>
        <w:rFonts w:hint="default" w:ascii="Symbol" w:hAnsi="Symbol"/>
      </w:rPr>
    </w:lvl>
    <w:lvl w:ilvl="7" w:tplc="BF2EC472">
      <w:start w:val="1"/>
      <w:numFmt w:val="bullet"/>
      <w:lvlText w:val="o"/>
      <w:lvlJc w:val="left"/>
      <w:pPr>
        <w:ind w:left="5760" w:hanging="360"/>
      </w:pPr>
      <w:rPr>
        <w:rFonts w:hint="default" w:ascii="Courier New" w:hAnsi="Courier New"/>
      </w:rPr>
    </w:lvl>
    <w:lvl w:ilvl="8" w:tplc="E35864BC">
      <w:start w:val="1"/>
      <w:numFmt w:val="bullet"/>
      <w:lvlText w:val=""/>
      <w:lvlJc w:val="left"/>
      <w:pPr>
        <w:ind w:left="6480" w:hanging="360"/>
      </w:pPr>
      <w:rPr>
        <w:rFonts w:hint="default" w:ascii="Wingdings" w:hAnsi="Wingdings"/>
      </w:rPr>
    </w:lvl>
  </w:abstractNum>
  <w:abstractNum w:abstractNumId="2" w15:restartNumberingAfterBreak="0">
    <w:nsid w:val="2ECD923E"/>
    <w:multiLevelType w:val="hybridMultilevel"/>
    <w:tmpl w:val="342E5548"/>
    <w:lvl w:ilvl="0" w:tplc="FE103072">
      <w:start w:val="1"/>
      <w:numFmt w:val="bullet"/>
      <w:lvlText w:val=""/>
      <w:lvlJc w:val="left"/>
      <w:pPr>
        <w:ind w:left="720" w:hanging="360"/>
      </w:pPr>
      <w:rPr>
        <w:rFonts w:hint="default" w:ascii="Symbol" w:hAnsi="Symbol"/>
      </w:rPr>
    </w:lvl>
    <w:lvl w:ilvl="1" w:tplc="E9A85476">
      <w:start w:val="1"/>
      <w:numFmt w:val="bullet"/>
      <w:lvlText w:val="o"/>
      <w:lvlJc w:val="left"/>
      <w:pPr>
        <w:ind w:left="1440" w:hanging="360"/>
      </w:pPr>
      <w:rPr>
        <w:rFonts w:hint="default" w:ascii="Courier New" w:hAnsi="Courier New"/>
      </w:rPr>
    </w:lvl>
    <w:lvl w:ilvl="2" w:tplc="88FEEB38">
      <w:start w:val="1"/>
      <w:numFmt w:val="bullet"/>
      <w:lvlText w:val=""/>
      <w:lvlJc w:val="left"/>
      <w:pPr>
        <w:ind w:left="2160" w:hanging="360"/>
      </w:pPr>
      <w:rPr>
        <w:rFonts w:hint="default" w:ascii="Wingdings" w:hAnsi="Wingdings"/>
      </w:rPr>
    </w:lvl>
    <w:lvl w:ilvl="3" w:tplc="6406ACCA">
      <w:start w:val="1"/>
      <w:numFmt w:val="bullet"/>
      <w:lvlText w:val=""/>
      <w:lvlJc w:val="left"/>
      <w:pPr>
        <w:ind w:left="2880" w:hanging="360"/>
      </w:pPr>
      <w:rPr>
        <w:rFonts w:hint="default" w:ascii="Symbol" w:hAnsi="Symbol"/>
      </w:rPr>
    </w:lvl>
    <w:lvl w:ilvl="4" w:tplc="4232C8FE">
      <w:start w:val="1"/>
      <w:numFmt w:val="bullet"/>
      <w:lvlText w:val="o"/>
      <w:lvlJc w:val="left"/>
      <w:pPr>
        <w:ind w:left="3600" w:hanging="360"/>
      </w:pPr>
      <w:rPr>
        <w:rFonts w:hint="default" w:ascii="Courier New" w:hAnsi="Courier New"/>
      </w:rPr>
    </w:lvl>
    <w:lvl w:ilvl="5" w:tplc="49EC5FAE">
      <w:start w:val="1"/>
      <w:numFmt w:val="bullet"/>
      <w:lvlText w:val=""/>
      <w:lvlJc w:val="left"/>
      <w:pPr>
        <w:ind w:left="4320" w:hanging="360"/>
      </w:pPr>
      <w:rPr>
        <w:rFonts w:hint="default" w:ascii="Wingdings" w:hAnsi="Wingdings"/>
      </w:rPr>
    </w:lvl>
    <w:lvl w:ilvl="6" w:tplc="ED601536">
      <w:start w:val="1"/>
      <w:numFmt w:val="bullet"/>
      <w:lvlText w:val=""/>
      <w:lvlJc w:val="left"/>
      <w:pPr>
        <w:ind w:left="5040" w:hanging="360"/>
      </w:pPr>
      <w:rPr>
        <w:rFonts w:hint="default" w:ascii="Symbol" w:hAnsi="Symbol"/>
      </w:rPr>
    </w:lvl>
    <w:lvl w:ilvl="7" w:tplc="090EDB62">
      <w:start w:val="1"/>
      <w:numFmt w:val="bullet"/>
      <w:lvlText w:val="o"/>
      <w:lvlJc w:val="left"/>
      <w:pPr>
        <w:ind w:left="5760" w:hanging="360"/>
      </w:pPr>
      <w:rPr>
        <w:rFonts w:hint="default" w:ascii="Courier New" w:hAnsi="Courier New"/>
      </w:rPr>
    </w:lvl>
    <w:lvl w:ilvl="8" w:tplc="F5A8CB0C">
      <w:start w:val="1"/>
      <w:numFmt w:val="bullet"/>
      <w:lvlText w:val=""/>
      <w:lvlJc w:val="left"/>
      <w:pPr>
        <w:ind w:left="6480" w:hanging="360"/>
      </w:pPr>
      <w:rPr>
        <w:rFonts w:hint="default" w:ascii="Wingdings" w:hAnsi="Wingdings"/>
      </w:rPr>
    </w:lvl>
  </w:abstractNum>
  <w:abstractNum w:abstractNumId="3" w15:restartNumberingAfterBreak="0">
    <w:nsid w:val="395D1387"/>
    <w:multiLevelType w:val="hybridMultilevel"/>
    <w:tmpl w:val="D208072A"/>
    <w:lvl w:ilvl="0" w:tplc="47863B04">
      <w:start w:val="1"/>
      <w:numFmt w:val="bullet"/>
      <w:lvlText w:val=""/>
      <w:lvlJc w:val="left"/>
      <w:pPr>
        <w:ind w:left="720" w:hanging="360"/>
      </w:pPr>
      <w:rPr>
        <w:rFonts w:hint="default" w:ascii="Symbol" w:hAnsi="Symbol"/>
      </w:rPr>
    </w:lvl>
    <w:lvl w:ilvl="1" w:tplc="69B834C4">
      <w:start w:val="1"/>
      <w:numFmt w:val="bullet"/>
      <w:lvlText w:val="o"/>
      <w:lvlJc w:val="left"/>
      <w:pPr>
        <w:ind w:left="1440" w:hanging="360"/>
      </w:pPr>
      <w:rPr>
        <w:rFonts w:hint="default" w:ascii="Courier New" w:hAnsi="Courier New"/>
      </w:rPr>
    </w:lvl>
    <w:lvl w:ilvl="2" w:tplc="97A6370A">
      <w:start w:val="1"/>
      <w:numFmt w:val="bullet"/>
      <w:lvlText w:val=""/>
      <w:lvlJc w:val="left"/>
      <w:pPr>
        <w:ind w:left="2160" w:hanging="360"/>
      </w:pPr>
      <w:rPr>
        <w:rFonts w:hint="default" w:ascii="Wingdings" w:hAnsi="Wingdings"/>
      </w:rPr>
    </w:lvl>
    <w:lvl w:ilvl="3" w:tplc="D96E0F50">
      <w:start w:val="1"/>
      <w:numFmt w:val="bullet"/>
      <w:lvlText w:val=""/>
      <w:lvlJc w:val="left"/>
      <w:pPr>
        <w:ind w:left="2880" w:hanging="360"/>
      </w:pPr>
      <w:rPr>
        <w:rFonts w:hint="default" w:ascii="Symbol" w:hAnsi="Symbol"/>
      </w:rPr>
    </w:lvl>
    <w:lvl w:ilvl="4" w:tplc="E676E0E8">
      <w:start w:val="1"/>
      <w:numFmt w:val="bullet"/>
      <w:lvlText w:val="o"/>
      <w:lvlJc w:val="left"/>
      <w:pPr>
        <w:ind w:left="3600" w:hanging="360"/>
      </w:pPr>
      <w:rPr>
        <w:rFonts w:hint="default" w:ascii="Courier New" w:hAnsi="Courier New"/>
      </w:rPr>
    </w:lvl>
    <w:lvl w:ilvl="5" w:tplc="A3209096">
      <w:start w:val="1"/>
      <w:numFmt w:val="bullet"/>
      <w:lvlText w:val=""/>
      <w:lvlJc w:val="left"/>
      <w:pPr>
        <w:ind w:left="4320" w:hanging="360"/>
      </w:pPr>
      <w:rPr>
        <w:rFonts w:hint="default" w:ascii="Wingdings" w:hAnsi="Wingdings"/>
      </w:rPr>
    </w:lvl>
    <w:lvl w:ilvl="6" w:tplc="6B8E8F92">
      <w:start w:val="1"/>
      <w:numFmt w:val="bullet"/>
      <w:lvlText w:val=""/>
      <w:lvlJc w:val="left"/>
      <w:pPr>
        <w:ind w:left="5040" w:hanging="360"/>
      </w:pPr>
      <w:rPr>
        <w:rFonts w:hint="default" w:ascii="Symbol" w:hAnsi="Symbol"/>
      </w:rPr>
    </w:lvl>
    <w:lvl w:ilvl="7" w:tplc="7C8A5A3E">
      <w:start w:val="1"/>
      <w:numFmt w:val="bullet"/>
      <w:lvlText w:val="o"/>
      <w:lvlJc w:val="left"/>
      <w:pPr>
        <w:ind w:left="5760" w:hanging="360"/>
      </w:pPr>
      <w:rPr>
        <w:rFonts w:hint="default" w:ascii="Courier New" w:hAnsi="Courier New"/>
      </w:rPr>
    </w:lvl>
    <w:lvl w:ilvl="8" w:tplc="741E07BA">
      <w:start w:val="1"/>
      <w:numFmt w:val="bullet"/>
      <w:lvlText w:val=""/>
      <w:lvlJc w:val="left"/>
      <w:pPr>
        <w:ind w:left="6480" w:hanging="360"/>
      </w:pPr>
      <w:rPr>
        <w:rFonts w:hint="default" w:ascii="Wingdings" w:hAnsi="Wingdings"/>
      </w:rPr>
    </w:lvl>
  </w:abstractNum>
  <w:abstractNum w:abstractNumId="4" w15:restartNumberingAfterBreak="0">
    <w:nsid w:val="3F3E7F07"/>
    <w:multiLevelType w:val="hybridMultilevel"/>
    <w:tmpl w:val="A77271F6"/>
    <w:lvl w:ilvl="0" w:tplc="6812DAD6">
      <w:start w:val="1"/>
      <w:numFmt w:val="bullet"/>
      <w:lvlText w:val=""/>
      <w:lvlJc w:val="left"/>
      <w:pPr>
        <w:ind w:left="720" w:hanging="360"/>
      </w:pPr>
      <w:rPr>
        <w:rFonts w:hint="default" w:ascii="Symbol" w:hAnsi="Symbol"/>
      </w:rPr>
    </w:lvl>
    <w:lvl w:ilvl="1" w:tplc="F01879B8">
      <w:start w:val="1"/>
      <w:numFmt w:val="bullet"/>
      <w:lvlText w:val="o"/>
      <w:lvlJc w:val="left"/>
      <w:pPr>
        <w:ind w:left="1440" w:hanging="360"/>
      </w:pPr>
      <w:rPr>
        <w:rFonts w:hint="default" w:ascii="Courier New" w:hAnsi="Courier New"/>
      </w:rPr>
    </w:lvl>
    <w:lvl w:ilvl="2" w:tplc="E8C0B84A">
      <w:start w:val="1"/>
      <w:numFmt w:val="bullet"/>
      <w:lvlText w:val=""/>
      <w:lvlJc w:val="left"/>
      <w:pPr>
        <w:ind w:left="2160" w:hanging="360"/>
      </w:pPr>
      <w:rPr>
        <w:rFonts w:hint="default" w:ascii="Wingdings" w:hAnsi="Wingdings"/>
      </w:rPr>
    </w:lvl>
    <w:lvl w:ilvl="3" w:tplc="860AA2AA">
      <w:start w:val="1"/>
      <w:numFmt w:val="bullet"/>
      <w:lvlText w:val=""/>
      <w:lvlJc w:val="left"/>
      <w:pPr>
        <w:ind w:left="2880" w:hanging="360"/>
      </w:pPr>
      <w:rPr>
        <w:rFonts w:hint="default" w:ascii="Symbol" w:hAnsi="Symbol"/>
      </w:rPr>
    </w:lvl>
    <w:lvl w:ilvl="4" w:tplc="CF768D54">
      <w:start w:val="1"/>
      <w:numFmt w:val="bullet"/>
      <w:lvlText w:val="o"/>
      <w:lvlJc w:val="left"/>
      <w:pPr>
        <w:ind w:left="3600" w:hanging="360"/>
      </w:pPr>
      <w:rPr>
        <w:rFonts w:hint="default" w:ascii="Courier New" w:hAnsi="Courier New"/>
      </w:rPr>
    </w:lvl>
    <w:lvl w:ilvl="5" w:tplc="322651EA">
      <w:start w:val="1"/>
      <w:numFmt w:val="bullet"/>
      <w:lvlText w:val=""/>
      <w:lvlJc w:val="left"/>
      <w:pPr>
        <w:ind w:left="4320" w:hanging="360"/>
      </w:pPr>
      <w:rPr>
        <w:rFonts w:hint="default" w:ascii="Wingdings" w:hAnsi="Wingdings"/>
      </w:rPr>
    </w:lvl>
    <w:lvl w:ilvl="6" w:tplc="13FAA738">
      <w:start w:val="1"/>
      <w:numFmt w:val="bullet"/>
      <w:lvlText w:val=""/>
      <w:lvlJc w:val="left"/>
      <w:pPr>
        <w:ind w:left="5040" w:hanging="360"/>
      </w:pPr>
      <w:rPr>
        <w:rFonts w:hint="default" w:ascii="Symbol" w:hAnsi="Symbol"/>
      </w:rPr>
    </w:lvl>
    <w:lvl w:ilvl="7" w:tplc="B7C2336A">
      <w:start w:val="1"/>
      <w:numFmt w:val="bullet"/>
      <w:lvlText w:val="o"/>
      <w:lvlJc w:val="left"/>
      <w:pPr>
        <w:ind w:left="5760" w:hanging="360"/>
      </w:pPr>
      <w:rPr>
        <w:rFonts w:hint="default" w:ascii="Courier New" w:hAnsi="Courier New"/>
      </w:rPr>
    </w:lvl>
    <w:lvl w:ilvl="8" w:tplc="F2BA725E">
      <w:start w:val="1"/>
      <w:numFmt w:val="bullet"/>
      <w:lvlText w:val=""/>
      <w:lvlJc w:val="left"/>
      <w:pPr>
        <w:ind w:left="6480" w:hanging="360"/>
      </w:pPr>
      <w:rPr>
        <w:rFonts w:hint="default" w:ascii="Wingdings" w:hAnsi="Wingdings"/>
      </w:rPr>
    </w:lvl>
  </w:abstractNum>
  <w:abstractNum w:abstractNumId="5" w15:restartNumberingAfterBreak="0">
    <w:nsid w:val="475CB604"/>
    <w:multiLevelType w:val="hybridMultilevel"/>
    <w:tmpl w:val="25E2AB7E"/>
    <w:lvl w:ilvl="0" w:tplc="701EB928">
      <w:start w:val="1"/>
      <w:numFmt w:val="bullet"/>
      <w:lvlText w:val="-"/>
      <w:lvlJc w:val="left"/>
      <w:pPr>
        <w:ind w:left="360" w:hanging="360"/>
      </w:pPr>
      <w:rPr>
        <w:rFonts w:hint="default" w:ascii="Aptos" w:hAnsi="Aptos"/>
      </w:rPr>
    </w:lvl>
    <w:lvl w:ilvl="1" w:tplc="D158C4DA">
      <w:start w:val="1"/>
      <w:numFmt w:val="bullet"/>
      <w:lvlText w:val="o"/>
      <w:lvlJc w:val="left"/>
      <w:pPr>
        <w:ind w:left="1080" w:hanging="360"/>
      </w:pPr>
      <w:rPr>
        <w:rFonts w:hint="default" w:ascii="Courier New" w:hAnsi="Courier New"/>
      </w:rPr>
    </w:lvl>
    <w:lvl w:ilvl="2" w:tplc="728A742C">
      <w:start w:val="1"/>
      <w:numFmt w:val="bullet"/>
      <w:lvlText w:val=""/>
      <w:lvlJc w:val="left"/>
      <w:pPr>
        <w:ind w:left="1800" w:hanging="360"/>
      </w:pPr>
      <w:rPr>
        <w:rFonts w:hint="default" w:ascii="Wingdings" w:hAnsi="Wingdings"/>
      </w:rPr>
    </w:lvl>
    <w:lvl w:ilvl="3" w:tplc="18DABA78">
      <w:start w:val="1"/>
      <w:numFmt w:val="bullet"/>
      <w:lvlText w:val=""/>
      <w:lvlJc w:val="left"/>
      <w:pPr>
        <w:ind w:left="2520" w:hanging="360"/>
      </w:pPr>
      <w:rPr>
        <w:rFonts w:hint="default" w:ascii="Symbol" w:hAnsi="Symbol"/>
      </w:rPr>
    </w:lvl>
    <w:lvl w:ilvl="4" w:tplc="483EEFF6">
      <w:start w:val="1"/>
      <w:numFmt w:val="bullet"/>
      <w:lvlText w:val="o"/>
      <w:lvlJc w:val="left"/>
      <w:pPr>
        <w:ind w:left="3240" w:hanging="360"/>
      </w:pPr>
      <w:rPr>
        <w:rFonts w:hint="default" w:ascii="Courier New" w:hAnsi="Courier New"/>
      </w:rPr>
    </w:lvl>
    <w:lvl w:ilvl="5" w:tplc="6E5E97FA">
      <w:start w:val="1"/>
      <w:numFmt w:val="bullet"/>
      <w:lvlText w:val=""/>
      <w:lvlJc w:val="left"/>
      <w:pPr>
        <w:ind w:left="3960" w:hanging="360"/>
      </w:pPr>
      <w:rPr>
        <w:rFonts w:hint="default" w:ascii="Wingdings" w:hAnsi="Wingdings"/>
      </w:rPr>
    </w:lvl>
    <w:lvl w:ilvl="6" w:tplc="C128AFE4">
      <w:start w:val="1"/>
      <w:numFmt w:val="bullet"/>
      <w:lvlText w:val=""/>
      <w:lvlJc w:val="left"/>
      <w:pPr>
        <w:ind w:left="4680" w:hanging="360"/>
      </w:pPr>
      <w:rPr>
        <w:rFonts w:hint="default" w:ascii="Symbol" w:hAnsi="Symbol"/>
      </w:rPr>
    </w:lvl>
    <w:lvl w:ilvl="7" w:tplc="2B9C472C">
      <w:start w:val="1"/>
      <w:numFmt w:val="bullet"/>
      <w:lvlText w:val="o"/>
      <w:lvlJc w:val="left"/>
      <w:pPr>
        <w:ind w:left="5400" w:hanging="360"/>
      </w:pPr>
      <w:rPr>
        <w:rFonts w:hint="default" w:ascii="Courier New" w:hAnsi="Courier New"/>
      </w:rPr>
    </w:lvl>
    <w:lvl w:ilvl="8" w:tplc="CD1419E4">
      <w:start w:val="1"/>
      <w:numFmt w:val="bullet"/>
      <w:lvlText w:val=""/>
      <w:lvlJc w:val="left"/>
      <w:pPr>
        <w:ind w:left="6120" w:hanging="360"/>
      </w:pPr>
      <w:rPr>
        <w:rFonts w:hint="default" w:ascii="Wingdings" w:hAnsi="Wingdings"/>
      </w:rPr>
    </w:lvl>
  </w:abstractNum>
  <w:abstractNum w:abstractNumId="6" w15:restartNumberingAfterBreak="0">
    <w:nsid w:val="575BAEE9"/>
    <w:multiLevelType w:val="hybridMultilevel"/>
    <w:tmpl w:val="F9028AE2"/>
    <w:lvl w:ilvl="0" w:tplc="6BDA164E">
      <w:start w:val="1"/>
      <w:numFmt w:val="bullet"/>
      <w:lvlText w:val="-"/>
      <w:lvlJc w:val="left"/>
      <w:pPr>
        <w:ind w:left="360" w:hanging="360"/>
      </w:pPr>
      <w:rPr>
        <w:rFonts w:hint="default" w:ascii="Aptos" w:hAnsi="Aptos"/>
      </w:rPr>
    </w:lvl>
    <w:lvl w:ilvl="1" w:tplc="0C3218C8">
      <w:start w:val="1"/>
      <w:numFmt w:val="bullet"/>
      <w:lvlText w:val="o"/>
      <w:lvlJc w:val="left"/>
      <w:pPr>
        <w:ind w:left="1080" w:hanging="360"/>
      </w:pPr>
      <w:rPr>
        <w:rFonts w:hint="default" w:ascii="Courier New" w:hAnsi="Courier New"/>
      </w:rPr>
    </w:lvl>
    <w:lvl w:ilvl="2" w:tplc="2684F000">
      <w:start w:val="1"/>
      <w:numFmt w:val="bullet"/>
      <w:lvlText w:val=""/>
      <w:lvlJc w:val="left"/>
      <w:pPr>
        <w:ind w:left="1800" w:hanging="360"/>
      </w:pPr>
      <w:rPr>
        <w:rFonts w:hint="default" w:ascii="Wingdings" w:hAnsi="Wingdings"/>
      </w:rPr>
    </w:lvl>
    <w:lvl w:ilvl="3" w:tplc="E900607C">
      <w:start w:val="1"/>
      <w:numFmt w:val="bullet"/>
      <w:lvlText w:val=""/>
      <w:lvlJc w:val="left"/>
      <w:pPr>
        <w:ind w:left="2520" w:hanging="360"/>
      </w:pPr>
      <w:rPr>
        <w:rFonts w:hint="default" w:ascii="Symbol" w:hAnsi="Symbol"/>
      </w:rPr>
    </w:lvl>
    <w:lvl w:ilvl="4" w:tplc="FC8AFF3C">
      <w:start w:val="1"/>
      <w:numFmt w:val="bullet"/>
      <w:lvlText w:val="o"/>
      <w:lvlJc w:val="left"/>
      <w:pPr>
        <w:ind w:left="3240" w:hanging="360"/>
      </w:pPr>
      <w:rPr>
        <w:rFonts w:hint="default" w:ascii="Courier New" w:hAnsi="Courier New"/>
      </w:rPr>
    </w:lvl>
    <w:lvl w:ilvl="5" w:tplc="4830BB58">
      <w:start w:val="1"/>
      <w:numFmt w:val="bullet"/>
      <w:lvlText w:val=""/>
      <w:lvlJc w:val="left"/>
      <w:pPr>
        <w:ind w:left="3960" w:hanging="360"/>
      </w:pPr>
      <w:rPr>
        <w:rFonts w:hint="default" w:ascii="Wingdings" w:hAnsi="Wingdings"/>
      </w:rPr>
    </w:lvl>
    <w:lvl w:ilvl="6" w:tplc="B2A0552A">
      <w:start w:val="1"/>
      <w:numFmt w:val="bullet"/>
      <w:lvlText w:val=""/>
      <w:lvlJc w:val="left"/>
      <w:pPr>
        <w:ind w:left="4680" w:hanging="360"/>
      </w:pPr>
      <w:rPr>
        <w:rFonts w:hint="default" w:ascii="Symbol" w:hAnsi="Symbol"/>
      </w:rPr>
    </w:lvl>
    <w:lvl w:ilvl="7" w:tplc="833886B2">
      <w:start w:val="1"/>
      <w:numFmt w:val="bullet"/>
      <w:lvlText w:val="o"/>
      <w:lvlJc w:val="left"/>
      <w:pPr>
        <w:ind w:left="5400" w:hanging="360"/>
      </w:pPr>
      <w:rPr>
        <w:rFonts w:hint="default" w:ascii="Courier New" w:hAnsi="Courier New"/>
      </w:rPr>
    </w:lvl>
    <w:lvl w:ilvl="8" w:tplc="F33E4158">
      <w:start w:val="1"/>
      <w:numFmt w:val="bullet"/>
      <w:lvlText w:val=""/>
      <w:lvlJc w:val="left"/>
      <w:pPr>
        <w:ind w:left="6120" w:hanging="360"/>
      </w:pPr>
      <w:rPr>
        <w:rFonts w:hint="default" w:ascii="Wingdings" w:hAnsi="Wingdings"/>
      </w:rPr>
    </w:lvl>
  </w:abstractNum>
  <w:num w:numId="1" w16cid:durableId="212624012">
    <w:abstractNumId w:val="2"/>
  </w:num>
  <w:num w:numId="2" w16cid:durableId="1541741663">
    <w:abstractNumId w:val="6"/>
  </w:num>
  <w:num w:numId="3" w16cid:durableId="401221783">
    <w:abstractNumId w:val="5"/>
  </w:num>
  <w:num w:numId="4" w16cid:durableId="406465854">
    <w:abstractNumId w:val="4"/>
  </w:num>
  <w:num w:numId="5" w16cid:durableId="796992763">
    <w:abstractNumId w:val="1"/>
  </w:num>
  <w:num w:numId="6" w16cid:durableId="421612327">
    <w:abstractNumId w:val="0"/>
  </w:num>
  <w:num w:numId="7" w16cid:durableId="403720471">
    <w:abstractNumId w:val="3"/>
  </w:num>
</w:numbering>
</file>

<file path=word/people.xml><?xml version="1.0" encoding="utf-8"?>
<w15:people xmlns:mc="http://schemas.openxmlformats.org/markup-compatibility/2006" xmlns:w15="http://schemas.microsoft.com/office/word/2012/wordml" mc:Ignorable="w15">
  <w15:person w15:author="Christian Garcia-Arellano">
    <w15:presenceInfo w15:providerId="AD" w15:userId="S::cmgarcia@ca.ibm.com::e7811191-bb2b-4b87-b465-cf27da05b8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EF6180"/>
    <w:rsid w:val="000E5CC8"/>
    <w:rsid w:val="001447AC"/>
    <w:rsid w:val="0019938D"/>
    <w:rsid w:val="001D6554"/>
    <w:rsid w:val="001E5C60"/>
    <w:rsid w:val="00551821"/>
    <w:rsid w:val="007300B9"/>
    <w:rsid w:val="007EA561"/>
    <w:rsid w:val="0088E372"/>
    <w:rsid w:val="009E361D"/>
    <w:rsid w:val="00BB13AD"/>
    <w:rsid w:val="00C85119"/>
    <w:rsid w:val="00F6AD37"/>
    <w:rsid w:val="00FB4952"/>
    <w:rsid w:val="00FBF082"/>
    <w:rsid w:val="013C6E1E"/>
    <w:rsid w:val="0151C15E"/>
    <w:rsid w:val="0158AC13"/>
    <w:rsid w:val="015BD7D4"/>
    <w:rsid w:val="0165C93E"/>
    <w:rsid w:val="017087ED"/>
    <w:rsid w:val="0177D62A"/>
    <w:rsid w:val="0199CC61"/>
    <w:rsid w:val="01C06016"/>
    <w:rsid w:val="01CD6B0C"/>
    <w:rsid w:val="01F753CC"/>
    <w:rsid w:val="020A84D0"/>
    <w:rsid w:val="021AC286"/>
    <w:rsid w:val="023DC74B"/>
    <w:rsid w:val="023FB9DF"/>
    <w:rsid w:val="0242D3EB"/>
    <w:rsid w:val="0261EF99"/>
    <w:rsid w:val="026CAC3F"/>
    <w:rsid w:val="0297FBC4"/>
    <w:rsid w:val="029D0A47"/>
    <w:rsid w:val="02AEC790"/>
    <w:rsid w:val="02D0FC62"/>
    <w:rsid w:val="02E6E150"/>
    <w:rsid w:val="02FEAC15"/>
    <w:rsid w:val="03145796"/>
    <w:rsid w:val="034BC83C"/>
    <w:rsid w:val="036AAE0B"/>
    <w:rsid w:val="03835892"/>
    <w:rsid w:val="0388A28C"/>
    <w:rsid w:val="0392C4D8"/>
    <w:rsid w:val="03A34618"/>
    <w:rsid w:val="03E21EC5"/>
    <w:rsid w:val="03F0103A"/>
    <w:rsid w:val="0442558D"/>
    <w:rsid w:val="044457C6"/>
    <w:rsid w:val="04488ECE"/>
    <w:rsid w:val="046BA38A"/>
    <w:rsid w:val="047FB775"/>
    <w:rsid w:val="04804D87"/>
    <w:rsid w:val="04BCCF82"/>
    <w:rsid w:val="04EF159B"/>
    <w:rsid w:val="050460B5"/>
    <w:rsid w:val="05259789"/>
    <w:rsid w:val="05551063"/>
    <w:rsid w:val="0587C8FE"/>
    <w:rsid w:val="05D0C20A"/>
    <w:rsid w:val="05DC2135"/>
    <w:rsid w:val="05E41367"/>
    <w:rsid w:val="05EFA702"/>
    <w:rsid w:val="061B5D7B"/>
    <w:rsid w:val="061C09E8"/>
    <w:rsid w:val="064A6684"/>
    <w:rsid w:val="0652F16E"/>
    <w:rsid w:val="0662FA55"/>
    <w:rsid w:val="0683BC68"/>
    <w:rsid w:val="068BC78F"/>
    <w:rsid w:val="06B9A1A4"/>
    <w:rsid w:val="071F20EE"/>
    <w:rsid w:val="072CE819"/>
    <w:rsid w:val="07776E78"/>
    <w:rsid w:val="077D6A48"/>
    <w:rsid w:val="079A40FC"/>
    <w:rsid w:val="079E18DD"/>
    <w:rsid w:val="07CED972"/>
    <w:rsid w:val="07D9D357"/>
    <w:rsid w:val="07DBE10E"/>
    <w:rsid w:val="07F871BC"/>
    <w:rsid w:val="08358958"/>
    <w:rsid w:val="0889A507"/>
    <w:rsid w:val="089F196E"/>
    <w:rsid w:val="08C0BE64"/>
    <w:rsid w:val="08CC7BCB"/>
    <w:rsid w:val="08CF9187"/>
    <w:rsid w:val="09019235"/>
    <w:rsid w:val="091B472B"/>
    <w:rsid w:val="094B316A"/>
    <w:rsid w:val="09666F5B"/>
    <w:rsid w:val="0973140D"/>
    <w:rsid w:val="097695EB"/>
    <w:rsid w:val="0980FFCB"/>
    <w:rsid w:val="098B64FE"/>
    <w:rsid w:val="09FA6057"/>
    <w:rsid w:val="0A03FA91"/>
    <w:rsid w:val="0A26EE9B"/>
    <w:rsid w:val="0A275D8C"/>
    <w:rsid w:val="0A3B5BBB"/>
    <w:rsid w:val="0A747760"/>
    <w:rsid w:val="0A90AA62"/>
    <w:rsid w:val="0AC5B3B1"/>
    <w:rsid w:val="0ACAA193"/>
    <w:rsid w:val="0AD6DC04"/>
    <w:rsid w:val="0AE33D82"/>
    <w:rsid w:val="0AFD5C7E"/>
    <w:rsid w:val="0B275D59"/>
    <w:rsid w:val="0B2A0BE5"/>
    <w:rsid w:val="0B3F4D9F"/>
    <w:rsid w:val="0B7D3908"/>
    <w:rsid w:val="0BB35530"/>
    <w:rsid w:val="0BB743CF"/>
    <w:rsid w:val="0BD0AD88"/>
    <w:rsid w:val="0BD575A2"/>
    <w:rsid w:val="0C16D1D1"/>
    <w:rsid w:val="0C18808B"/>
    <w:rsid w:val="0C3811E9"/>
    <w:rsid w:val="0C49019E"/>
    <w:rsid w:val="0C56C4CB"/>
    <w:rsid w:val="0C7DD526"/>
    <w:rsid w:val="0C9C2BC7"/>
    <w:rsid w:val="0CEC16E4"/>
    <w:rsid w:val="0D12C33F"/>
    <w:rsid w:val="0D4013C5"/>
    <w:rsid w:val="0D41F6B5"/>
    <w:rsid w:val="0D542E28"/>
    <w:rsid w:val="0D798C0E"/>
    <w:rsid w:val="0D79D484"/>
    <w:rsid w:val="0D7BD0A4"/>
    <w:rsid w:val="0D7E366E"/>
    <w:rsid w:val="0D9D1C0B"/>
    <w:rsid w:val="0DCCFC48"/>
    <w:rsid w:val="0DFD6CED"/>
    <w:rsid w:val="0E0EDE69"/>
    <w:rsid w:val="0E403253"/>
    <w:rsid w:val="0E4FEE92"/>
    <w:rsid w:val="0E51FE85"/>
    <w:rsid w:val="0E55F418"/>
    <w:rsid w:val="0E59F3F0"/>
    <w:rsid w:val="0E68F1ED"/>
    <w:rsid w:val="0E746397"/>
    <w:rsid w:val="0E762C44"/>
    <w:rsid w:val="0E957E16"/>
    <w:rsid w:val="0E976570"/>
    <w:rsid w:val="0ED84F4D"/>
    <w:rsid w:val="0EDF3926"/>
    <w:rsid w:val="0F1BC638"/>
    <w:rsid w:val="0F5C2C9F"/>
    <w:rsid w:val="0F71E61E"/>
    <w:rsid w:val="0F929692"/>
    <w:rsid w:val="0FB3D12F"/>
    <w:rsid w:val="1030E17E"/>
    <w:rsid w:val="10493673"/>
    <w:rsid w:val="108BC1EF"/>
    <w:rsid w:val="10938FF4"/>
    <w:rsid w:val="10A5C1B2"/>
    <w:rsid w:val="10BD7406"/>
    <w:rsid w:val="10C5528D"/>
    <w:rsid w:val="10E73F21"/>
    <w:rsid w:val="112E1309"/>
    <w:rsid w:val="1154A592"/>
    <w:rsid w:val="115ADAB3"/>
    <w:rsid w:val="117F96F7"/>
    <w:rsid w:val="1183E7A8"/>
    <w:rsid w:val="118B7833"/>
    <w:rsid w:val="11927DB1"/>
    <w:rsid w:val="11AFE60E"/>
    <w:rsid w:val="11B24D6E"/>
    <w:rsid w:val="11BDD99F"/>
    <w:rsid w:val="11C7D372"/>
    <w:rsid w:val="11EEB2E7"/>
    <w:rsid w:val="1207C584"/>
    <w:rsid w:val="121A24EB"/>
    <w:rsid w:val="1249E573"/>
    <w:rsid w:val="1253D10B"/>
    <w:rsid w:val="12694D8A"/>
    <w:rsid w:val="1278C217"/>
    <w:rsid w:val="12A2B15F"/>
    <w:rsid w:val="12B83F32"/>
    <w:rsid w:val="12C8A090"/>
    <w:rsid w:val="1305D719"/>
    <w:rsid w:val="13273636"/>
    <w:rsid w:val="133C5E32"/>
    <w:rsid w:val="1343EB45"/>
    <w:rsid w:val="1374B933"/>
    <w:rsid w:val="138AF6DA"/>
    <w:rsid w:val="13CEC8A5"/>
    <w:rsid w:val="13CF8C0B"/>
    <w:rsid w:val="13E42C47"/>
    <w:rsid w:val="1403674B"/>
    <w:rsid w:val="14571C7D"/>
    <w:rsid w:val="1468105A"/>
    <w:rsid w:val="14925A9D"/>
    <w:rsid w:val="14AA0E3D"/>
    <w:rsid w:val="14B13E4A"/>
    <w:rsid w:val="14E152AC"/>
    <w:rsid w:val="1519A365"/>
    <w:rsid w:val="156ABECD"/>
    <w:rsid w:val="156E28A4"/>
    <w:rsid w:val="1577AC84"/>
    <w:rsid w:val="157B719D"/>
    <w:rsid w:val="15816EE5"/>
    <w:rsid w:val="159043CF"/>
    <w:rsid w:val="159FE6D9"/>
    <w:rsid w:val="15AC6765"/>
    <w:rsid w:val="15B93B99"/>
    <w:rsid w:val="15B93F88"/>
    <w:rsid w:val="15BDA228"/>
    <w:rsid w:val="15E0F7E6"/>
    <w:rsid w:val="15ED359B"/>
    <w:rsid w:val="160F149C"/>
    <w:rsid w:val="1618F310"/>
    <w:rsid w:val="162DFB9E"/>
    <w:rsid w:val="16519F47"/>
    <w:rsid w:val="1653D97B"/>
    <w:rsid w:val="1665D763"/>
    <w:rsid w:val="167A1A98"/>
    <w:rsid w:val="167F7998"/>
    <w:rsid w:val="16B10F88"/>
    <w:rsid w:val="16CFD725"/>
    <w:rsid w:val="16D2C9FA"/>
    <w:rsid w:val="16D9F891"/>
    <w:rsid w:val="16EFC79E"/>
    <w:rsid w:val="173B53A9"/>
    <w:rsid w:val="175A7AC6"/>
    <w:rsid w:val="176ECDF7"/>
    <w:rsid w:val="177997B5"/>
    <w:rsid w:val="1826F4BD"/>
    <w:rsid w:val="18377EF3"/>
    <w:rsid w:val="18591106"/>
    <w:rsid w:val="185AEC2B"/>
    <w:rsid w:val="1861CC9B"/>
    <w:rsid w:val="1866C61E"/>
    <w:rsid w:val="18A082FE"/>
    <w:rsid w:val="18B7103E"/>
    <w:rsid w:val="18D217A8"/>
    <w:rsid w:val="1905EE4E"/>
    <w:rsid w:val="191B4F86"/>
    <w:rsid w:val="1928C1A4"/>
    <w:rsid w:val="19562C42"/>
    <w:rsid w:val="19B3E29A"/>
    <w:rsid w:val="19C464EA"/>
    <w:rsid w:val="19CCF86E"/>
    <w:rsid w:val="19CF7CAA"/>
    <w:rsid w:val="19D214F6"/>
    <w:rsid w:val="19D67D06"/>
    <w:rsid w:val="19DAD15D"/>
    <w:rsid w:val="19E986F7"/>
    <w:rsid w:val="1A1BA7D9"/>
    <w:rsid w:val="1A2AE487"/>
    <w:rsid w:val="1A306662"/>
    <w:rsid w:val="1A4A838A"/>
    <w:rsid w:val="1A56F0A8"/>
    <w:rsid w:val="1A68EE15"/>
    <w:rsid w:val="1A72B317"/>
    <w:rsid w:val="1A75AB92"/>
    <w:rsid w:val="1A84AB9A"/>
    <w:rsid w:val="1AA3763F"/>
    <w:rsid w:val="1AABAB09"/>
    <w:rsid w:val="1AB74FA7"/>
    <w:rsid w:val="1ACC88A0"/>
    <w:rsid w:val="1AE0072F"/>
    <w:rsid w:val="1B3E90AD"/>
    <w:rsid w:val="1B4B125A"/>
    <w:rsid w:val="1B52C6CA"/>
    <w:rsid w:val="1B5B53E8"/>
    <w:rsid w:val="1B5F3E18"/>
    <w:rsid w:val="1B6E3EDF"/>
    <w:rsid w:val="1B7D1201"/>
    <w:rsid w:val="1B828D23"/>
    <w:rsid w:val="1B840A01"/>
    <w:rsid w:val="1B8F004F"/>
    <w:rsid w:val="1BA164AF"/>
    <w:rsid w:val="1BA4B957"/>
    <w:rsid w:val="1BA57C45"/>
    <w:rsid w:val="1BA74EC3"/>
    <w:rsid w:val="1BCEC0F6"/>
    <w:rsid w:val="1BD603DA"/>
    <w:rsid w:val="1BDEECB3"/>
    <w:rsid w:val="1BFB2AB4"/>
    <w:rsid w:val="1C028818"/>
    <w:rsid w:val="1C2385B8"/>
    <w:rsid w:val="1C2D563B"/>
    <w:rsid w:val="1C356A90"/>
    <w:rsid w:val="1C3BC482"/>
    <w:rsid w:val="1C728846"/>
    <w:rsid w:val="1C9F5CB0"/>
    <w:rsid w:val="1CB6ED46"/>
    <w:rsid w:val="1CDC01F1"/>
    <w:rsid w:val="1CE7FC45"/>
    <w:rsid w:val="1CFC8BA7"/>
    <w:rsid w:val="1CFC916E"/>
    <w:rsid w:val="1D044E7D"/>
    <w:rsid w:val="1D072B21"/>
    <w:rsid w:val="1D0A11BD"/>
    <w:rsid w:val="1D18AFA1"/>
    <w:rsid w:val="1D3D0B70"/>
    <w:rsid w:val="1D464282"/>
    <w:rsid w:val="1D53886E"/>
    <w:rsid w:val="1D7A7367"/>
    <w:rsid w:val="1D839709"/>
    <w:rsid w:val="1DA8A1E3"/>
    <w:rsid w:val="1DA9FB34"/>
    <w:rsid w:val="1DBED2C7"/>
    <w:rsid w:val="1DD07087"/>
    <w:rsid w:val="1DDC37F4"/>
    <w:rsid w:val="1DDE9719"/>
    <w:rsid w:val="1DE02775"/>
    <w:rsid w:val="1DEDF46E"/>
    <w:rsid w:val="1E02562B"/>
    <w:rsid w:val="1E089A38"/>
    <w:rsid w:val="1E15EA42"/>
    <w:rsid w:val="1E1F78F5"/>
    <w:rsid w:val="1E3CA3F7"/>
    <w:rsid w:val="1E56D832"/>
    <w:rsid w:val="1E585235"/>
    <w:rsid w:val="1E6DB318"/>
    <w:rsid w:val="1E7B8026"/>
    <w:rsid w:val="1E9D9A71"/>
    <w:rsid w:val="1EA5C318"/>
    <w:rsid w:val="1EB31DE0"/>
    <w:rsid w:val="1ECCF1CC"/>
    <w:rsid w:val="1EF4AD78"/>
    <w:rsid w:val="1F04307F"/>
    <w:rsid w:val="1F101D73"/>
    <w:rsid w:val="1F34E2F4"/>
    <w:rsid w:val="1F416A3F"/>
    <w:rsid w:val="1F7210C4"/>
    <w:rsid w:val="1F89B3EA"/>
    <w:rsid w:val="1F8C5790"/>
    <w:rsid w:val="1FE29B8F"/>
    <w:rsid w:val="1FF496FC"/>
    <w:rsid w:val="1FF7EE58"/>
    <w:rsid w:val="201421A5"/>
    <w:rsid w:val="204E5B7F"/>
    <w:rsid w:val="206D4F63"/>
    <w:rsid w:val="2089711A"/>
    <w:rsid w:val="208F86D4"/>
    <w:rsid w:val="20B9CDDB"/>
    <w:rsid w:val="20C2D6A9"/>
    <w:rsid w:val="20CEBE2E"/>
    <w:rsid w:val="20F0F5E4"/>
    <w:rsid w:val="21027ED4"/>
    <w:rsid w:val="2132C163"/>
    <w:rsid w:val="213FE535"/>
    <w:rsid w:val="2146351B"/>
    <w:rsid w:val="21559F32"/>
    <w:rsid w:val="217B7C75"/>
    <w:rsid w:val="21A3D32B"/>
    <w:rsid w:val="21A617EB"/>
    <w:rsid w:val="21BB87D4"/>
    <w:rsid w:val="21BEBFDA"/>
    <w:rsid w:val="21C33AB6"/>
    <w:rsid w:val="21C67685"/>
    <w:rsid w:val="21E9B909"/>
    <w:rsid w:val="22014BA2"/>
    <w:rsid w:val="22274476"/>
    <w:rsid w:val="2231F294"/>
    <w:rsid w:val="22442535"/>
    <w:rsid w:val="2269AA37"/>
    <w:rsid w:val="2270A5B8"/>
    <w:rsid w:val="227DC865"/>
    <w:rsid w:val="229B96C0"/>
    <w:rsid w:val="22A70268"/>
    <w:rsid w:val="22D8AF00"/>
    <w:rsid w:val="22E833B2"/>
    <w:rsid w:val="2306E5D6"/>
    <w:rsid w:val="230AE9C3"/>
    <w:rsid w:val="232643B8"/>
    <w:rsid w:val="2326B8CB"/>
    <w:rsid w:val="232D3AEB"/>
    <w:rsid w:val="233D7AB7"/>
    <w:rsid w:val="2341EEE9"/>
    <w:rsid w:val="23AC35EE"/>
    <w:rsid w:val="23D2EB2A"/>
    <w:rsid w:val="23F5A009"/>
    <w:rsid w:val="2400A5E0"/>
    <w:rsid w:val="24127491"/>
    <w:rsid w:val="241D2CFA"/>
    <w:rsid w:val="242883B3"/>
    <w:rsid w:val="24296BE5"/>
    <w:rsid w:val="243CEB2B"/>
    <w:rsid w:val="24732E8C"/>
    <w:rsid w:val="247DDF22"/>
    <w:rsid w:val="248007D7"/>
    <w:rsid w:val="24CF1104"/>
    <w:rsid w:val="24D59429"/>
    <w:rsid w:val="25242353"/>
    <w:rsid w:val="254565C8"/>
    <w:rsid w:val="25832753"/>
    <w:rsid w:val="25DC5B13"/>
    <w:rsid w:val="25EA2F63"/>
    <w:rsid w:val="25FA4552"/>
    <w:rsid w:val="261053F1"/>
    <w:rsid w:val="265ADB1C"/>
    <w:rsid w:val="266FAF43"/>
    <w:rsid w:val="2670F71A"/>
    <w:rsid w:val="26804CB5"/>
    <w:rsid w:val="26AA40F4"/>
    <w:rsid w:val="26FFD0CD"/>
    <w:rsid w:val="270DA82B"/>
    <w:rsid w:val="2718469E"/>
    <w:rsid w:val="2735BB85"/>
    <w:rsid w:val="2751DEF5"/>
    <w:rsid w:val="275EFAB5"/>
    <w:rsid w:val="27628476"/>
    <w:rsid w:val="27AFE9D4"/>
    <w:rsid w:val="27CE69BF"/>
    <w:rsid w:val="27CED600"/>
    <w:rsid w:val="27DEB13A"/>
    <w:rsid w:val="27E9F255"/>
    <w:rsid w:val="27F936ED"/>
    <w:rsid w:val="27FD23B8"/>
    <w:rsid w:val="28027E7B"/>
    <w:rsid w:val="28287054"/>
    <w:rsid w:val="2836CF84"/>
    <w:rsid w:val="2841DFB9"/>
    <w:rsid w:val="286ADECE"/>
    <w:rsid w:val="286C8ED5"/>
    <w:rsid w:val="28888D39"/>
    <w:rsid w:val="28A8BBA0"/>
    <w:rsid w:val="28DB1855"/>
    <w:rsid w:val="28FE0B4C"/>
    <w:rsid w:val="292BBDF4"/>
    <w:rsid w:val="2933B321"/>
    <w:rsid w:val="2935A9E7"/>
    <w:rsid w:val="2936E999"/>
    <w:rsid w:val="2948367D"/>
    <w:rsid w:val="296D0D79"/>
    <w:rsid w:val="297F9CF9"/>
    <w:rsid w:val="2997218C"/>
    <w:rsid w:val="29A6C2BD"/>
    <w:rsid w:val="29AC0F02"/>
    <w:rsid w:val="29B07056"/>
    <w:rsid w:val="29DC1D99"/>
    <w:rsid w:val="2A050A04"/>
    <w:rsid w:val="2A8089D2"/>
    <w:rsid w:val="2A886052"/>
    <w:rsid w:val="2A8CDEE8"/>
    <w:rsid w:val="2AB1E8AE"/>
    <w:rsid w:val="2AB447EF"/>
    <w:rsid w:val="2AD61319"/>
    <w:rsid w:val="2ADFC4AC"/>
    <w:rsid w:val="2AE8953D"/>
    <w:rsid w:val="2B142D22"/>
    <w:rsid w:val="2B507B8B"/>
    <w:rsid w:val="2B56ECBF"/>
    <w:rsid w:val="2B692AC9"/>
    <w:rsid w:val="2B7DF4BE"/>
    <w:rsid w:val="2B99DB17"/>
    <w:rsid w:val="2B9C9E14"/>
    <w:rsid w:val="2C2272F1"/>
    <w:rsid w:val="2C3D9424"/>
    <w:rsid w:val="2C726229"/>
    <w:rsid w:val="2C81D35C"/>
    <w:rsid w:val="2CA6674A"/>
    <w:rsid w:val="2CC5B916"/>
    <w:rsid w:val="2CCC0F78"/>
    <w:rsid w:val="2CCD6635"/>
    <w:rsid w:val="2D005DE2"/>
    <w:rsid w:val="2D2E6240"/>
    <w:rsid w:val="2D574CD3"/>
    <w:rsid w:val="2D697BA6"/>
    <w:rsid w:val="2DAC0E47"/>
    <w:rsid w:val="2DCC4C9C"/>
    <w:rsid w:val="2E43CEA0"/>
    <w:rsid w:val="2E46F0B2"/>
    <w:rsid w:val="2E55E6EB"/>
    <w:rsid w:val="2EAAA3F1"/>
    <w:rsid w:val="2EC36366"/>
    <w:rsid w:val="2ED101BE"/>
    <w:rsid w:val="2EDC90CD"/>
    <w:rsid w:val="2EE0F5F7"/>
    <w:rsid w:val="2EFD5D53"/>
    <w:rsid w:val="2F15523C"/>
    <w:rsid w:val="2F1D1357"/>
    <w:rsid w:val="2F3251CE"/>
    <w:rsid w:val="2F47252D"/>
    <w:rsid w:val="2F576F44"/>
    <w:rsid w:val="2F7FED1B"/>
    <w:rsid w:val="2FEA53A3"/>
    <w:rsid w:val="300AEF70"/>
    <w:rsid w:val="300E640C"/>
    <w:rsid w:val="30126A96"/>
    <w:rsid w:val="30444937"/>
    <w:rsid w:val="30556C0D"/>
    <w:rsid w:val="3059EC78"/>
    <w:rsid w:val="3070752C"/>
    <w:rsid w:val="307DE865"/>
    <w:rsid w:val="30864B5B"/>
    <w:rsid w:val="30A69675"/>
    <w:rsid w:val="30B7F830"/>
    <w:rsid w:val="30C79FE2"/>
    <w:rsid w:val="30DF018F"/>
    <w:rsid w:val="30F39AEB"/>
    <w:rsid w:val="3114C47E"/>
    <w:rsid w:val="31152162"/>
    <w:rsid w:val="3142BD6C"/>
    <w:rsid w:val="3173AEB3"/>
    <w:rsid w:val="31815329"/>
    <w:rsid w:val="31A480D1"/>
    <w:rsid w:val="31AA6C82"/>
    <w:rsid w:val="31C38CC2"/>
    <w:rsid w:val="31C4C8C7"/>
    <w:rsid w:val="31F81256"/>
    <w:rsid w:val="32295595"/>
    <w:rsid w:val="3269D02D"/>
    <w:rsid w:val="32755B44"/>
    <w:rsid w:val="3284691F"/>
    <w:rsid w:val="32918B4D"/>
    <w:rsid w:val="32B8B85A"/>
    <w:rsid w:val="32CB240D"/>
    <w:rsid w:val="32D2721B"/>
    <w:rsid w:val="32D4088B"/>
    <w:rsid w:val="32DB3305"/>
    <w:rsid w:val="32DE28B8"/>
    <w:rsid w:val="32E5C8BD"/>
    <w:rsid w:val="32FB1EA5"/>
    <w:rsid w:val="331F18F1"/>
    <w:rsid w:val="332177AA"/>
    <w:rsid w:val="33259A84"/>
    <w:rsid w:val="333EAFA4"/>
    <w:rsid w:val="335BCFA0"/>
    <w:rsid w:val="3374994D"/>
    <w:rsid w:val="3378DCB8"/>
    <w:rsid w:val="337EAB13"/>
    <w:rsid w:val="33823FAA"/>
    <w:rsid w:val="338C1687"/>
    <w:rsid w:val="338E9004"/>
    <w:rsid w:val="33B43ACF"/>
    <w:rsid w:val="33DEB35F"/>
    <w:rsid w:val="33E2274F"/>
    <w:rsid w:val="33E7522A"/>
    <w:rsid w:val="341CCD19"/>
    <w:rsid w:val="341DCF6C"/>
    <w:rsid w:val="344C7F4E"/>
    <w:rsid w:val="345B951B"/>
    <w:rsid w:val="34A9D5F0"/>
    <w:rsid w:val="34BFAEA0"/>
    <w:rsid w:val="34C03CF8"/>
    <w:rsid w:val="34C21392"/>
    <w:rsid w:val="34E36654"/>
    <w:rsid w:val="34EAD0C6"/>
    <w:rsid w:val="35130E36"/>
    <w:rsid w:val="352EC74B"/>
    <w:rsid w:val="3530AE6E"/>
    <w:rsid w:val="354A7B6C"/>
    <w:rsid w:val="354EA789"/>
    <w:rsid w:val="356A1B6B"/>
    <w:rsid w:val="35789DA0"/>
    <w:rsid w:val="357CF420"/>
    <w:rsid w:val="35818AE7"/>
    <w:rsid w:val="35CBF926"/>
    <w:rsid w:val="35CE063C"/>
    <w:rsid w:val="35F032C1"/>
    <w:rsid w:val="35F27A95"/>
    <w:rsid w:val="3634F989"/>
    <w:rsid w:val="36709BCF"/>
    <w:rsid w:val="36A1144F"/>
    <w:rsid w:val="36DEDDB8"/>
    <w:rsid w:val="37070106"/>
    <w:rsid w:val="3707449B"/>
    <w:rsid w:val="370D28A2"/>
    <w:rsid w:val="370F09FB"/>
    <w:rsid w:val="3716AEE5"/>
    <w:rsid w:val="37498E73"/>
    <w:rsid w:val="37ACEBA0"/>
    <w:rsid w:val="37B05C1F"/>
    <w:rsid w:val="37BFE7CB"/>
    <w:rsid w:val="37D043C1"/>
    <w:rsid w:val="37D272DC"/>
    <w:rsid w:val="37DE60B5"/>
    <w:rsid w:val="3804D99D"/>
    <w:rsid w:val="3805C048"/>
    <w:rsid w:val="380B1409"/>
    <w:rsid w:val="381A6EFC"/>
    <w:rsid w:val="3834E394"/>
    <w:rsid w:val="3848A52F"/>
    <w:rsid w:val="387C6A12"/>
    <w:rsid w:val="38822922"/>
    <w:rsid w:val="3885574E"/>
    <w:rsid w:val="38B6E0F1"/>
    <w:rsid w:val="38B7A808"/>
    <w:rsid w:val="38B8FF0A"/>
    <w:rsid w:val="38BD53E4"/>
    <w:rsid w:val="38FAF518"/>
    <w:rsid w:val="39190CF4"/>
    <w:rsid w:val="395A6A95"/>
    <w:rsid w:val="396A4328"/>
    <w:rsid w:val="397384E6"/>
    <w:rsid w:val="39B3641C"/>
    <w:rsid w:val="39B46093"/>
    <w:rsid w:val="39C543D5"/>
    <w:rsid w:val="39C58A21"/>
    <w:rsid w:val="39C80A02"/>
    <w:rsid w:val="39CAEB92"/>
    <w:rsid w:val="39E2080C"/>
    <w:rsid w:val="39E3A0A3"/>
    <w:rsid w:val="39EF48EF"/>
    <w:rsid w:val="39FAB745"/>
    <w:rsid w:val="3A16168A"/>
    <w:rsid w:val="3A17D06C"/>
    <w:rsid w:val="3A1E46ED"/>
    <w:rsid w:val="3ADEBEEF"/>
    <w:rsid w:val="3AFA4ADC"/>
    <w:rsid w:val="3B125F2D"/>
    <w:rsid w:val="3B1389BF"/>
    <w:rsid w:val="3B15D3E1"/>
    <w:rsid w:val="3B17EF13"/>
    <w:rsid w:val="3B180476"/>
    <w:rsid w:val="3B1845D0"/>
    <w:rsid w:val="3B1D1135"/>
    <w:rsid w:val="3B28A501"/>
    <w:rsid w:val="3B2D0D83"/>
    <w:rsid w:val="3B506A0E"/>
    <w:rsid w:val="3B760939"/>
    <w:rsid w:val="3B924D8C"/>
    <w:rsid w:val="3B94A778"/>
    <w:rsid w:val="3BCB9F0A"/>
    <w:rsid w:val="3C4BFB06"/>
    <w:rsid w:val="3C4C8C50"/>
    <w:rsid w:val="3C5B0F20"/>
    <w:rsid w:val="3CFD226C"/>
    <w:rsid w:val="3D295756"/>
    <w:rsid w:val="3D9DCE01"/>
    <w:rsid w:val="3DD74AD1"/>
    <w:rsid w:val="3DE05AE1"/>
    <w:rsid w:val="3E02938C"/>
    <w:rsid w:val="3E03268B"/>
    <w:rsid w:val="3E2A03FC"/>
    <w:rsid w:val="3E409223"/>
    <w:rsid w:val="3E8C8561"/>
    <w:rsid w:val="3EBAF03B"/>
    <w:rsid w:val="3EBCD85B"/>
    <w:rsid w:val="3EDC7E8A"/>
    <w:rsid w:val="3EEE86FE"/>
    <w:rsid w:val="3F62CF96"/>
    <w:rsid w:val="3FAF6C57"/>
    <w:rsid w:val="3FCA09A3"/>
    <w:rsid w:val="3FE524B2"/>
    <w:rsid w:val="3FF092C3"/>
    <w:rsid w:val="3FF160B9"/>
    <w:rsid w:val="4012D6E3"/>
    <w:rsid w:val="404336AD"/>
    <w:rsid w:val="40806D8A"/>
    <w:rsid w:val="408BEDF3"/>
    <w:rsid w:val="40D2C63A"/>
    <w:rsid w:val="40D814C6"/>
    <w:rsid w:val="40DFEAA0"/>
    <w:rsid w:val="40ED70CE"/>
    <w:rsid w:val="4104470D"/>
    <w:rsid w:val="41374C86"/>
    <w:rsid w:val="413E185D"/>
    <w:rsid w:val="414925B8"/>
    <w:rsid w:val="414961CA"/>
    <w:rsid w:val="416475B8"/>
    <w:rsid w:val="417519EF"/>
    <w:rsid w:val="41776B71"/>
    <w:rsid w:val="41956505"/>
    <w:rsid w:val="41B94AE2"/>
    <w:rsid w:val="4205D965"/>
    <w:rsid w:val="420B988E"/>
    <w:rsid w:val="422CDA9D"/>
    <w:rsid w:val="423D0E5B"/>
    <w:rsid w:val="42522378"/>
    <w:rsid w:val="425BA730"/>
    <w:rsid w:val="4265A6FC"/>
    <w:rsid w:val="4269255A"/>
    <w:rsid w:val="42CA531E"/>
    <w:rsid w:val="42CF18C8"/>
    <w:rsid w:val="42DD49C1"/>
    <w:rsid w:val="42FCBB57"/>
    <w:rsid w:val="4309FF98"/>
    <w:rsid w:val="430C4C47"/>
    <w:rsid w:val="432C183A"/>
    <w:rsid w:val="4341FD24"/>
    <w:rsid w:val="4359DADD"/>
    <w:rsid w:val="43632AA7"/>
    <w:rsid w:val="43709416"/>
    <w:rsid w:val="4383366D"/>
    <w:rsid w:val="438F7F24"/>
    <w:rsid w:val="43C17EC6"/>
    <w:rsid w:val="43D4C999"/>
    <w:rsid w:val="43E49230"/>
    <w:rsid w:val="43F2531D"/>
    <w:rsid w:val="44115D5D"/>
    <w:rsid w:val="442FBC78"/>
    <w:rsid w:val="4430218B"/>
    <w:rsid w:val="443485FA"/>
    <w:rsid w:val="44468C0A"/>
    <w:rsid w:val="444BC481"/>
    <w:rsid w:val="4471BCA9"/>
    <w:rsid w:val="44DBA872"/>
    <w:rsid w:val="44E14A97"/>
    <w:rsid w:val="44E487CA"/>
    <w:rsid w:val="45188024"/>
    <w:rsid w:val="4548B2B7"/>
    <w:rsid w:val="4549E84B"/>
    <w:rsid w:val="456C73AE"/>
    <w:rsid w:val="456D0636"/>
    <w:rsid w:val="457D7AC8"/>
    <w:rsid w:val="45836287"/>
    <w:rsid w:val="45CE11A8"/>
    <w:rsid w:val="45DBA872"/>
    <w:rsid w:val="46142753"/>
    <w:rsid w:val="463ADD10"/>
    <w:rsid w:val="4683B565"/>
    <w:rsid w:val="468ADE16"/>
    <w:rsid w:val="46AD7796"/>
    <w:rsid w:val="46C87AD9"/>
    <w:rsid w:val="47013152"/>
    <w:rsid w:val="472C68FA"/>
    <w:rsid w:val="476BEDB2"/>
    <w:rsid w:val="47766E05"/>
    <w:rsid w:val="4776B2B6"/>
    <w:rsid w:val="47C7ABCE"/>
    <w:rsid w:val="47E213D2"/>
    <w:rsid w:val="47EDC356"/>
    <w:rsid w:val="47F68763"/>
    <w:rsid w:val="480552E9"/>
    <w:rsid w:val="4809539F"/>
    <w:rsid w:val="480D2671"/>
    <w:rsid w:val="480E91EE"/>
    <w:rsid w:val="4841B34F"/>
    <w:rsid w:val="485B320D"/>
    <w:rsid w:val="486277DC"/>
    <w:rsid w:val="486D11D6"/>
    <w:rsid w:val="488A2434"/>
    <w:rsid w:val="489DBC62"/>
    <w:rsid w:val="48A520E9"/>
    <w:rsid w:val="48E64C3E"/>
    <w:rsid w:val="49205150"/>
    <w:rsid w:val="49282DA2"/>
    <w:rsid w:val="4937579E"/>
    <w:rsid w:val="495ED352"/>
    <w:rsid w:val="49625D02"/>
    <w:rsid w:val="496BA744"/>
    <w:rsid w:val="496E383D"/>
    <w:rsid w:val="4974EC99"/>
    <w:rsid w:val="4988534B"/>
    <w:rsid w:val="49ACAB97"/>
    <w:rsid w:val="49AD769D"/>
    <w:rsid w:val="49B76CEC"/>
    <w:rsid w:val="49D3FA25"/>
    <w:rsid w:val="49D57DC3"/>
    <w:rsid w:val="49D7138D"/>
    <w:rsid w:val="49DD0DBA"/>
    <w:rsid w:val="4A2922E6"/>
    <w:rsid w:val="4A332D77"/>
    <w:rsid w:val="4A383764"/>
    <w:rsid w:val="4A441465"/>
    <w:rsid w:val="4A554B5F"/>
    <w:rsid w:val="4A84E943"/>
    <w:rsid w:val="4A8BA95E"/>
    <w:rsid w:val="4AB2E035"/>
    <w:rsid w:val="4AF21ED9"/>
    <w:rsid w:val="4AFA56EA"/>
    <w:rsid w:val="4B0C8A8C"/>
    <w:rsid w:val="4B0DC08B"/>
    <w:rsid w:val="4B1C90E0"/>
    <w:rsid w:val="4B28162C"/>
    <w:rsid w:val="4B83D602"/>
    <w:rsid w:val="4B8E5322"/>
    <w:rsid w:val="4BC44A88"/>
    <w:rsid w:val="4BC8A583"/>
    <w:rsid w:val="4BDC8856"/>
    <w:rsid w:val="4C0BE6FE"/>
    <w:rsid w:val="4C7A9D9A"/>
    <w:rsid w:val="4CBBB971"/>
    <w:rsid w:val="4CD81285"/>
    <w:rsid w:val="4D19862E"/>
    <w:rsid w:val="4D22A2CA"/>
    <w:rsid w:val="4D2F3406"/>
    <w:rsid w:val="4D38A9B3"/>
    <w:rsid w:val="4D422818"/>
    <w:rsid w:val="4D739FAB"/>
    <w:rsid w:val="4D741A97"/>
    <w:rsid w:val="4D88D009"/>
    <w:rsid w:val="4DAE2AED"/>
    <w:rsid w:val="4DBF7D23"/>
    <w:rsid w:val="4DC076B3"/>
    <w:rsid w:val="4DDC7D81"/>
    <w:rsid w:val="4E051B6B"/>
    <w:rsid w:val="4E46DBF4"/>
    <w:rsid w:val="4E83071A"/>
    <w:rsid w:val="4E9F3881"/>
    <w:rsid w:val="4EC29803"/>
    <w:rsid w:val="4EEEC8C7"/>
    <w:rsid w:val="4F1E995F"/>
    <w:rsid w:val="4F236E99"/>
    <w:rsid w:val="4F276185"/>
    <w:rsid w:val="4F27E2D4"/>
    <w:rsid w:val="4F28AFE7"/>
    <w:rsid w:val="4F393A2E"/>
    <w:rsid w:val="4F6A2820"/>
    <w:rsid w:val="4F83DDB3"/>
    <w:rsid w:val="4F8BF940"/>
    <w:rsid w:val="50120E83"/>
    <w:rsid w:val="501AD25A"/>
    <w:rsid w:val="501F5EF9"/>
    <w:rsid w:val="506F2346"/>
    <w:rsid w:val="5082D17C"/>
    <w:rsid w:val="5097E00A"/>
    <w:rsid w:val="50AD1484"/>
    <w:rsid w:val="50B56094"/>
    <w:rsid w:val="50BAB5FE"/>
    <w:rsid w:val="50CD49E2"/>
    <w:rsid w:val="50CFBC18"/>
    <w:rsid w:val="511E40F8"/>
    <w:rsid w:val="5150F93C"/>
    <w:rsid w:val="5157E400"/>
    <w:rsid w:val="515AD4A8"/>
    <w:rsid w:val="51611024"/>
    <w:rsid w:val="5164B943"/>
    <w:rsid w:val="516D934D"/>
    <w:rsid w:val="51729AC4"/>
    <w:rsid w:val="51974601"/>
    <w:rsid w:val="519B54B6"/>
    <w:rsid w:val="51AF4037"/>
    <w:rsid w:val="51D458A6"/>
    <w:rsid w:val="51E270EA"/>
    <w:rsid w:val="51EF2678"/>
    <w:rsid w:val="51FBD9B3"/>
    <w:rsid w:val="520BAD23"/>
    <w:rsid w:val="522CB76C"/>
    <w:rsid w:val="52338E41"/>
    <w:rsid w:val="524D3EDF"/>
    <w:rsid w:val="525A06F8"/>
    <w:rsid w:val="5299A83D"/>
    <w:rsid w:val="52C88DCA"/>
    <w:rsid w:val="53014C33"/>
    <w:rsid w:val="53107701"/>
    <w:rsid w:val="5316F980"/>
    <w:rsid w:val="5327C903"/>
    <w:rsid w:val="533759BC"/>
    <w:rsid w:val="5355F49F"/>
    <w:rsid w:val="535F98F9"/>
    <w:rsid w:val="53640F63"/>
    <w:rsid w:val="53964F02"/>
    <w:rsid w:val="53A14704"/>
    <w:rsid w:val="53A33B87"/>
    <w:rsid w:val="53B15A1F"/>
    <w:rsid w:val="53CD97EE"/>
    <w:rsid w:val="53DD6FB4"/>
    <w:rsid w:val="53ED0D4E"/>
    <w:rsid w:val="54132987"/>
    <w:rsid w:val="54151657"/>
    <w:rsid w:val="5425716F"/>
    <w:rsid w:val="543D2C43"/>
    <w:rsid w:val="546416C3"/>
    <w:rsid w:val="5481EC3B"/>
    <w:rsid w:val="54A04A52"/>
    <w:rsid w:val="54AFFC47"/>
    <w:rsid w:val="54BA20E5"/>
    <w:rsid w:val="54CA84E2"/>
    <w:rsid w:val="54DB7A13"/>
    <w:rsid w:val="54DEF3B9"/>
    <w:rsid w:val="54E8B698"/>
    <w:rsid w:val="55285746"/>
    <w:rsid w:val="55525C33"/>
    <w:rsid w:val="5558BFF7"/>
    <w:rsid w:val="555E2432"/>
    <w:rsid w:val="55B09FBC"/>
    <w:rsid w:val="55F74692"/>
    <w:rsid w:val="5619B96B"/>
    <w:rsid w:val="561C4FAB"/>
    <w:rsid w:val="56C154CF"/>
    <w:rsid w:val="56CC5AF5"/>
    <w:rsid w:val="56EAF330"/>
    <w:rsid w:val="56FDC86E"/>
    <w:rsid w:val="57258386"/>
    <w:rsid w:val="5749E332"/>
    <w:rsid w:val="575834BF"/>
    <w:rsid w:val="575E3897"/>
    <w:rsid w:val="578380D8"/>
    <w:rsid w:val="57EA2B91"/>
    <w:rsid w:val="580F8CD8"/>
    <w:rsid w:val="580FA1E4"/>
    <w:rsid w:val="583F6F38"/>
    <w:rsid w:val="584D87E7"/>
    <w:rsid w:val="58546DF6"/>
    <w:rsid w:val="585BAB43"/>
    <w:rsid w:val="588E1069"/>
    <w:rsid w:val="58A2E2EF"/>
    <w:rsid w:val="58AC3FC7"/>
    <w:rsid w:val="58B0C7C2"/>
    <w:rsid w:val="58CEC01C"/>
    <w:rsid w:val="58D83FE5"/>
    <w:rsid w:val="58F8E17E"/>
    <w:rsid w:val="58FDB128"/>
    <w:rsid w:val="590C338E"/>
    <w:rsid w:val="5917C421"/>
    <w:rsid w:val="591EDE87"/>
    <w:rsid w:val="59301D83"/>
    <w:rsid w:val="594A1ACD"/>
    <w:rsid w:val="595AEFE0"/>
    <w:rsid w:val="59975A49"/>
    <w:rsid w:val="59D25170"/>
    <w:rsid w:val="59DB8DC1"/>
    <w:rsid w:val="59E6C3EC"/>
    <w:rsid w:val="5A12A010"/>
    <w:rsid w:val="5A5C510A"/>
    <w:rsid w:val="5A623C65"/>
    <w:rsid w:val="5AB228F1"/>
    <w:rsid w:val="5AB7CF32"/>
    <w:rsid w:val="5AC6DBA9"/>
    <w:rsid w:val="5AE0713E"/>
    <w:rsid w:val="5AE5EB45"/>
    <w:rsid w:val="5AE8C1F3"/>
    <w:rsid w:val="5B109F9E"/>
    <w:rsid w:val="5B37EEB6"/>
    <w:rsid w:val="5B3F93DF"/>
    <w:rsid w:val="5B5C7E82"/>
    <w:rsid w:val="5B61B46E"/>
    <w:rsid w:val="5B832CE3"/>
    <w:rsid w:val="5B86C06D"/>
    <w:rsid w:val="5B92D950"/>
    <w:rsid w:val="5BA498A2"/>
    <w:rsid w:val="5BB49830"/>
    <w:rsid w:val="5BC0EEDA"/>
    <w:rsid w:val="5BC2EB5B"/>
    <w:rsid w:val="5C002E8A"/>
    <w:rsid w:val="5C037E40"/>
    <w:rsid w:val="5C3787D5"/>
    <w:rsid w:val="5C389225"/>
    <w:rsid w:val="5C474FB3"/>
    <w:rsid w:val="5C7635DE"/>
    <w:rsid w:val="5C7BDF2A"/>
    <w:rsid w:val="5C835451"/>
    <w:rsid w:val="5C9EF1D7"/>
    <w:rsid w:val="5CA182BF"/>
    <w:rsid w:val="5CC92BCA"/>
    <w:rsid w:val="5CDE40B9"/>
    <w:rsid w:val="5CF02804"/>
    <w:rsid w:val="5CF6DAF0"/>
    <w:rsid w:val="5D0F54CF"/>
    <w:rsid w:val="5D26505E"/>
    <w:rsid w:val="5D2E0E00"/>
    <w:rsid w:val="5D2FC412"/>
    <w:rsid w:val="5D31F554"/>
    <w:rsid w:val="5D32E41E"/>
    <w:rsid w:val="5D604923"/>
    <w:rsid w:val="5D73DAAB"/>
    <w:rsid w:val="5D810984"/>
    <w:rsid w:val="5D83398F"/>
    <w:rsid w:val="5DA8FC35"/>
    <w:rsid w:val="5DC6B6A7"/>
    <w:rsid w:val="5DC8F50D"/>
    <w:rsid w:val="5DD3912C"/>
    <w:rsid w:val="5E013355"/>
    <w:rsid w:val="5E26515E"/>
    <w:rsid w:val="5E278004"/>
    <w:rsid w:val="5E4E3A5D"/>
    <w:rsid w:val="5E74ED21"/>
    <w:rsid w:val="5E81CD86"/>
    <w:rsid w:val="5EBC35EC"/>
    <w:rsid w:val="5EC97ADF"/>
    <w:rsid w:val="5EDA4344"/>
    <w:rsid w:val="5EF30A02"/>
    <w:rsid w:val="5F03F93F"/>
    <w:rsid w:val="5F0930A8"/>
    <w:rsid w:val="5F2D9305"/>
    <w:rsid w:val="5F436F13"/>
    <w:rsid w:val="5F7BB45B"/>
    <w:rsid w:val="5F8F38BF"/>
    <w:rsid w:val="5F9D863F"/>
    <w:rsid w:val="5FCCFDA4"/>
    <w:rsid w:val="5FD7AEFC"/>
    <w:rsid w:val="601826E8"/>
    <w:rsid w:val="60275D62"/>
    <w:rsid w:val="60777E6A"/>
    <w:rsid w:val="607E4191"/>
    <w:rsid w:val="60840864"/>
    <w:rsid w:val="608FFDBE"/>
    <w:rsid w:val="6090F5AE"/>
    <w:rsid w:val="609DCC15"/>
    <w:rsid w:val="60A15A31"/>
    <w:rsid w:val="60BBC45D"/>
    <w:rsid w:val="60E74987"/>
    <w:rsid w:val="6123C9FF"/>
    <w:rsid w:val="6177D310"/>
    <w:rsid w:val="6190CCEA"/>
    <w:rsid w:val="61A7D60D"/>
    <w:rsid w:val="61BBC5C8"/>
    <w:rsid w:val="61E39CC3"/>
    <w:rsid w:val="61E78D47"/>
    <w:rsid w:val="62029D1D"/>
    <w:rsid w:val="6207E8CD"/>
    <w:rsid w:val="620E7029"/>
    <w:rsid w:val="625988B0"/>
    <w:rsid w:val="626A43D3"/>
    <w:rsid w:val="627F1133"/>
    <w:rsid w:val="627FC7C2"/>
    <w:rsid w:val="6281607C"/>
    <w:rsid w:val="629AF8B5"/>
    <w:rsid w:val="629EEC5D"/>
    <w:rsid w:val="62A334AC"/>
    <w:rsid w:val="62A5DDDB"/>
    <w:rsid w:val="62CD50FA"/>
    <w:rsid w:val="62CF59FC"/>
    <w:rsid w:val="62E6B4AC"/>
    <w:rsid w:val="63451AAF"/>
    <w:rsid w:val="634D80D1"/>
    <w:rsid w:val="637F8A8C"/>
    <w:rsid w:val="638B6500"/>
    <w:rsid w:val="63994EA7"/>
    <w:rsid w:val="63BE4505"/>
    <w:rsid w:val="63CC4A68"/>
    <w:rsid w:val="63CFF11A"/>
    <w:rsid w:val="63FB22BA"/>
    <w:rsid w:val="640576C6"/>
    <w:rsid w:val="640B4305"/>
    <w:rsid w:val="641659E3"/>
    <w:rsid w:val="64321599"/>
    <w:rsid w:val="64563686"/>
    <w:rsid w:val="6484FC96"/>
    <w:rsid w:val="64CCA34E"/>
    <w:rsid w:val="64E42200"/>
    <w:rsid w:val="655EF54E"/>
    <w:rsid w:val="657DBFB2"/>
    <w:rsid w:val="65930853"/>
    <w:rsid w:val="6597B2A9"/>
    <w:rsid w:val="659A9BEB"/>
    <w:rsid w:val="65B92D2F"/>
    <w:rsid w:val="65B9A2CE"/>
    <w:rsid w:val="65C3D2B2"/>
    <w:rsid w:val="65C608E3"/>
    <w:rsid w:val="65CCC7C0"/>
    <w:rsid w:val="65D170F1"/>
    <w:rsid w:val="65E63D15"/>
    <w:rsid w:val="6622B609"/>
    <w:rsid w:val="66805011"/>
    <w:rsid w:val="6699534F"/>
    <w:rsid w:val="66A66231"/>
    <w:rsid w:val="66B00975"/>
    <w:rsid w:val="66BCDE47"/>
    <w:rsid w:val="66C0CB55"/>
    <w:rsid w:val="66DED39F"/>
    <w:rsid w:val="6707E634"/>
    <w:rsid w:val="670B2F6A"/>
    <w:rsid w:val="670F21E8"/>
    <w:rsid w:val="674A01C2"/>
    <w:rsid w:val="675B7954"/>
    <w:rsid w:val="67641CE0"/>
    <w:rsid w:val="676DA9D8"/>
    <w:rsid w:val="6796F7A8"/>
    <w:rsid w:val="67A9C393"/>
    <w:rsid w:val="67CE3E48"/>
    <w:rsid w:val="6803064F"/>
    <w:rsid w:val="68191C14"/>
    <w:rsid w:val="6885390C"/>
    <w:rsid w:val="68AC89BA"/>
    <w:rsid w:val="68C5CE93"/>
    <w:rsid w:val="68C7D597"/>
    <w:rsid w:val="68CD99CE"/>
    <w:rsid w:val="68E25791"/>
    <w:rsid w:val="68EC6F84"/>
    <w:rsid w:val="68F8A2EA"/>
    <w:rsid w:val="68FA1E35"/>
    <w:rsid w:val="6910F648"/>
    <w:rsid w:val="6914DBE1"/>
    <w:rsid w:val="69288FEF"/>
    <w:rsid w:val="6967225B"/>
    <w:rsid w:val="697788CB"/>
    <w:rsid w:val="698A0B18"/>
    <w:rsid w:val="698EA5BD"/>
    <w:rsid w:val="69A95C53"/>
    <w:rsid w:val="69CF13D9"/>
    <w:rsid w:val="69D32941"/>
    <w:rsid w:val="69E4C2CF"/>
    <w:rsid w:val="6A0C6E6D"/>
    <w:rsid w:val="6A29D0EC"/>
    <w:rsid w:val="6A588081"/>
    <w:rsid w:val="6A719E12"/>
    <w:rsid w:val="6A9B0099"/>
    <w:rsid w:val="6AB737B6"/>
    <w:rsid w:val="6ACD3018"/>
    <w:rsid w:val="6AD4B9EA"/>
    <w:rsid w:val="6ADA927B"/>
    <w:rsid w:val="6AEEE87E"/>
    <w:rsid w:val="6AF2DF65"/>
    <w:rsid w:val="6AFD2751"/>
    <w:rsid w:val="6B0D027C"/>
    <w:rsid w:val="6B30FB30"/>
    <w:rsid w:val="6B474217"/>
    <w:rsid w:val="6B497561"/>
    <w:rsid w:val="6B4CBAFD"/>
    <w:rsid w:val="6B5075BA"/>
    <w:rsid w:val="6B716605"/>
    <w:rsid w:val="6B7A1DAB"/>
    <w:rsid w:val="6B7DC05C"/>
    <w:rsid w:val="6B868734"/>
    <w:rsid w:val="6BADC726"/>
    <w:rsid w:val="6BB76587"/>
    <w:rsid w:val="6BBF7E73"/>
    <w:rsid w:val="6BC24329"/>
    <w:rsid w:val="6BD5E286"/>
    <w:rsid w:val="6BDAC871"/>
    <w:rsid w:val="6BDD72C5"/>
    <w:rsid w:val="6BE9A315"/>
    <w:rsid w:val="6BF262EF"/>
    <w:rsid w:val="6BFBA27B"/>
    <w:rsid w:val="6C56FDF3"/>
    <w:rsid w:val="6C58F4E8"/>
    <w:rsid w:val="6C68E6DB"/>
    <w:rsid w:val="6C6B9F24"/>
    <w:rsid w:val="6C88EBCC"/>
    <w:rsid w:val="6C89BDD3"/>
    <w:rsid w:val="6CB7F9F1"/>
    <w:rsid w:val="6CCA666D"/>
    <w:rsid w:val="6CD3A13D"/>
    <w:rsid w:val="6CE38556"/>
    <w:rsid w:val="6D1CBFC9"/>
    <w:rsid w:val="6D4BCC7B"/>
    <w:rsid w:val="6D78F7F6"/>
    <w:rsid w:val="6D7C9836"/>
    <w:rsid w:val="6D86E934"/>
    <w:rsid w:val="6DA92DFE"/>
    <w:rsid w:val="6DB1C2EE"/>
    <w:rsid w:val="6DBAB344"/>
    <w:rsid w:val="6DBD8E70"/>
    <w:rsid w:val="6DDD861C"/>
    <w:rsid w:val="6DE30023"/>
    <w:rsid w:val="6E191ED3"/>
    <w:rsid w:val="6E22A337"/>
    <w:rsid w:val="6E57CB30"/>
    <w:rsid w:val="6E5A5416"/>
    <w:rsid w:val="6E666D47"/>
    <w:rsid w:val="6E66BC4E"/>
    <w:rsid w:val="6E70DD23"/>
    <w:rsid w:val="6E71ECD0"/>
    <w:rsid w:val="6E81AE7B"/>
    <w:rsid w:val="6E9BBE98"/>
    <w:rsid w:val="6EC52A1F"/>
    <w:rsid w:val="6F0DA2DF"/>
    <w:rsid w:val="6F44CE68"/>
    <w:rsid w:val="6F697A03"/>
    <w:rsid w:val="6F816AF7"/>
    <w:rsid w:val="6F833952"/>
    <w:rsid w:val="6FAA2DD5"/>
    <w:rsid w:val="6FC7F277"/>
    <w:rsid w:val="6FDAA730"/>
    <w:rsid w:val="6FE69323"/>
    <w:rsid w:val="6FE8FDE7"/>
    <w:rsid w:val="6FECCBE9"/>
    <w:rsid w:val="6FFBAB53"/>
    <w:rsid w:val="7003F4B7"/>
    <w:rsid w:val="701F74F6"/>
    <w:rsid w:val="70216D2C"/>
    <w:rsid w:val="7028A90A"/>
    <w:rsid w:val="70324F8F"/>
    <w:rsid w:val="7036F042"/>
    <w:rsid w:val="7049CD1B"/>
    <w:rsid w:val="70855842"/>
    <w:rsid w:val="708C049A"/>
    <w:rsid w:val="70B0328E"/>
    <w:rsid w:val="70C1C0E1"/>
    <w:rsid w:val="70CC894C"/>
    <w:rsid w:val="70D3118B"/>
    <w:rsid w:val="70EFB50D"/>
    <w:rsid w:val="7103B06C"/>
    <w:rsid w:val="7103C103"/>
    <w:rsid w:val="716A3FCB"/>
    <w:rsid w:val="7170333F"/>
    <w:rsid w:val="7176AE70"/>
    <w:rsid w:val="717BF875"/>
    <w:rsid w:val="71A5D4FA"/>
    <w:rsid w:val="71B48C69"/>
    <w:rsid w:val="71ED9017"/>
    <w:rsid w:val="71EF6180"/>
    <w:rsid w:val="721C07FF"/>
    <w:rsid w:val="721FB559"/>
    <w:rsid w:val="7242E4E2"/>
    <w:rsid w:val="72438EE2"/>
    <w:rsid w:val="72544ED9"/>
    <w:rsid w:val="7274E489"/>
    <w:rsid w:val="72857CAC"/>
    <w:rsid w:val="72860E58"/>
    <w:rsid w:val="72A3CCD5"/>
    <w:rsid w:val="72A6AA22"/>
    <w:rsid w:val="72DC4994"/>
    <w:rsid w:val="73001DF0"/>
    <w:rsid w:val="7327E1F8"/>
    <w:rsid w:val="735C6534"/>
    <w:rsid w:val="736DD442"/>
    <w:rsid w:val="736E106B"/>
    <w:rsid w:val="736F16BC"/>
    <w:rsid w:val="736F470F"/>
    <w:rsid w:val="73818CAB"/>
    <w:rsid w:val="7386DBA2"/>
    <w:rsid w:val="739366A8"/>
    <w:rsid w:val="739CE50D"/>
    <w:rsid w:val="740BECC5"/>
    <w:rsid w:val="743AE96E"/>
    <w:rsid w:val="745A6513"/>
    <w:rsid w:val="746A13FA"/>
    <w:rsid w:val="747B4163"/>
    <w:rsid w:val="74888F1C"/>
    <w:rsid w:val="748F7CCB"/>
    <w:rsid w:val="749EF759"/>
    <w:rsid w:val="74B28056"/>
    <w:rsid w:val="74B8FDBF"/>
    <w:rsid w:val="74BB200F"/>
    <w:rsid w:val="74C5FC63"/>
    <w:rsid w:val="74DA3B52"/>
    <w:rsid w:val="750751A0"/>
    <w:rsid w:val="750D9361"/>
    <w:rsid w:val="75191ECC"/>
    <w:rsid w:val="751D79D0"/>
    <w:rsid w:val="7550C8A4"/>
    <w:rsid w:val="75902D11"/>
    <w:rsid w:val="75AB4DC8"/>
    <w:rsid w:val="75CDD4B9"/>
    <w:rsid w:val="75D810D6"/>
    <w:rsid w:val="76174E29"/>
    <w:rsid w:val="762E43F6"/>
    <w:rsid w:val="762FDDFD"/>
    <w:rsid w:val="7631E9F4"/>
    <w:rsid w:val="763FD942"/>
    <w:rsid w:val="764F8EB1"/>
    <w:rsid w:val="7650428D"/>
    <w:rsid w:val="765EA86A"/>
    <w:rsid w:val="7669F0A8"/>
    <w:rsid w:val="76704D79"/>
    <w:rsid w:val="76744C07"/>
    <w:rsid w:val="768E4C0B"/>
    <w:rsid w:val="76A8F599"/>
    <w:rsid w:val="76BADECC"/>
    <w:rsid w:val="76C482BB"/>
    <w:rsid w:val="76E473B1"/>
    <w:rsid w:val="7703D6B8"/>
    <w:rsid w:val="7711C793"/>
    <w:rsid w:val="771FFEA3"/>
    <w:rsid w:val="77307353"/>
    <w:rsid w:val="773BDA39"/>
    <w:rsid w:val="7748FC10"/>
    <w:rsid w:val="774D4456"/>
    <w:rsid w:val="77690E6E"/>
    <w:rsid w:val="77701EE3"/>
    <w:rsid w:val="777467B8"/>
    <w:rsid w:val="778C24EB"/>
    <w:rsid w:val="77F33CE4"/>
    <w:rsid w:val="77FF4E3D"/>
    <w:rsid w:val="7813B35B"/>
    <w:rsid w:val="7818FC57"/>
    <w:rsid w:val="7826275C"/>
    <w:rsid w:val="78369557"/>
    <w:rsid w:val="7839DB69"/>
    <w:rsid w:val="785E5FEE"/>
    <w:rsid w:val="787150CB"/>
    <w:rsid w:val="787EF43E"/>
    <w:rsid w:val="78B7CD82"/>
    <w:rsid w:val="78CCDE16"/>
    <w:rsid w:val="78EA0FAF"/>
    <w:rsid w:val="7927D6F8"/>
    <w:rsid w:val="793A50AA"/>
    <w:rsid w:val="7949CB02"/>
    <w:rsid w:val="795C76B2"/>
    <w:rsid w:val="79988523"/>
    <w:rsid w:val="799A76E9"/>
    <w:rsid w:val="79A4F027"/>
    <w:rsid w:val="79B11393"/>
    <w:rsid w:val="79BB02DF"/>
    <w:rsid w:val="7A04361C"/>
    <w:rsid w:val="7A1968C8"/>
    <w:rsid w:val="7A39BE19"/>
    <w:rsid w:val="7A53F318"/>
    <w:rsid w:val="7A56AB48"/>
    <w:rsid w:val="7A6670E9"/>
    <w:rsid w:val="7ABC3876"/>
    <w:rsid w:val="7AD2B229"/>
    <w:rsid w:val="7ADF9ED6"/>
    <w:rsid w:val="7AF2A23E"/>
    <w:rsid w:val="7B099F83"/>
    <w:rsid w:val="7B261395"/>
    <w:rsid w:val="7B37C1C7"/>
    <w:rsid w:val="7B52CF42"/>
    <w:rsid w:val="7B6FCD2F"/>
    <w:rsid w:val="7B930BE4"/>
    <w:rsid w:val="7B9736D4"/>
    <w:rsid w:val="7BBAA457"/>
    <w:rsid w:val="7BC01D66"/>
    <w:rsid w:val="7BCD8C46"/>
    <w:rsid w:val="7BE36619"/>
    <w:rsid w:val="7C0A5EDC"/>
    <w:rsid w:val="7C2F625A"/>
    <w:rsid w:val="7C353483"/>
    <w:rsid w:val="7C68242A"/>
    <w:rsid w:val="7C6D2BDE"/>
    <w:rsid w:val="7C7DE3A8"/>
    <w:rsid w:val="7C92FD64"/>
    <w:rsid w:val="7CC6880A"/>
    <w:rsid w:val="7CCFE88A"/>
    <w:rsid w:val="7CD98797"/>
    <w:rsid w:val="7CDDE803"/>
    <w:rsid w:val="7CE674C8"/>
    <w:rsid w:val="7CF038EF"/>
    <w:rsid w:val="7CF8D7CD"/>
    <w:rsid w:val="7D38F6CB"/>
    <w:rsid w:val="7D5639DB"/>
    <w:rsid w:val="7D58A20E"/>
    <w:rsid w:val="7D73D771"/>
    <w:rsid w:val="7D800FA4"/>
    <w:rsid w:val="7D81FF96"/>
    <w:rsid w:val="7D87505E"/>
    <w:rsid w:val="7D9F07F5"/>
    <w:rsid w:val="7DA0AC64"/>
    <w:rsid w:val="7DB12B71"/>
    <w:rsid w:val="7DBA6A2A"/>
    <w:rsid w:val="7DEA768E"/>
    <w:rsid w:val="7DF2D4BC"/>
    <w:rsid w:val="7E1A9BC3"/>
    <w:rsid w:val="7E1AD9FF"/>
    <w:rsid w:val="7E67D52C"/>
    <w:rsid w:val="7E6CB2BD"/>
    <w:rsid w:val="7E6CDC50"/>
    <w:rsid w:val="7E86BDE0"/>
    <w:rsid w:val="7E883AC3"/>
    <w:rsid w:val="7EAF7BC1"/>
    <w:rsid w:val="7EB97CBC"/>
    <w:rsid w:val="7EBCA0C3"/>
    <w:rsid w:val="7EFD2BF0"/>
    <w:rsid w:val="7F030E06"/>
    <w:rsid w:val="7F0E5040"/>
    <w:rsid w:val="7F139AA7"/>
    <w:rsid w:val="7F15F611"/>
    <w:rsid w:val="7F628DA3"/>
    <w:rsid w:val="7F6D4FF0"/>
    <w:rsid w:val="7F8B6474"/>
    <w:rsid w:val="7FC338C6"/>
    <w:rsid w:val="7FC63B47"/>
    <w:rsid w:val="7FCE8D56"/>
    <w:rsid w:val="7FDB05CF"/>
    <w:rsid w:val="7FE9F91C"/>
    <w:rsid w:val="7FFCC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CB439"/>
  <w15:chartTrackingRefBased/>
  <w15:docId w15:val="{27BE796E-0BEC-4581-9C06-75FB17D6D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B30FB30"/>
    <w:pPr>
      <w:ind w:left="720"/>
      <w:contextualSpacing/>
    </w:pPr>
  </w:style>
  <w:style w:type="character" w:styleId="Hyperlink">
    <w:name w:val="Hyperlink"/>
    <w:basedOn w:val="DefaultParagraphFont"/>
    <w:uiPriority w:val="99"/>
    <w:unhideWhenUsed/>
    <w:rsid w:val="1343EB45"/>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FB4952"/>
    <w:pPr>
      <w:spacing w:after="0" w:line="240" w:lineRule="auto"/>
    </w:pPr>
  </w:style>
  <w:style w:type="character" w:styleId="UnresolvedMention">
    <w:name w:val="Unresolved Mention"/>
    <w:basedOn w:val="DefaultParagraphFont"/>
    <w:uiPriority w:val="99"/>
    <w:semiHidden/>
    <w:unhideWhenUsed/>
    <w:rsid w:val="00FB4952"/>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1D6554"/>
    <w:rPr>
      <w:b/>
      <w:bCs/>
    </w:rPr>
  </w:style>
  <w:style w:type="character" w:styleId="CommentSubjectChar" w:customStyle="1">
    <w:name w:val="Comment Subject Char"/>
    <w:basedOn w:val="CommentTextChar"/>
    <w:link w:val="CommentSubject"/>
    <w:uiPriority w:val="99"/>
    <w:semiHidden/>
    <w:rsid w:val="001D655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yperlink" Target="https://www.ibm.com/docs/en/db2/12.1.0?topic=db2-configuring-tls-cert-chain" TargetMode="External" Id="rId18" /><Relationship Type="http://schemas.openxmlformats.org/officeDocument/2006/relationships/theme" Target="theme/theme1.xml" Id="rId26" /><Relationship Type="http://schemas.openxmlformats.org/officeDocument/2006/relationships/settings" Target="settings.xml" Id="rId3" /><Relationship Type="http://schemas.openxmlformats.org/officeDocument/2006/relationships/hyperlink" Target="https://www.ibm.com/docs/en/db2/12.1.0?topic=transit-digital-certificates" TargetMode="External" Id="rId21" /><Relationship Type="http://schemas.microsoft.com/office/2016/09/relationships/commentsIds" Target="commentsIds.xml" Id="rId7" /><Relationship Type="http://schemas.openxmlformats.org/officeDocument/2006/relationships/image" Target="media/image1.png" Id="rId12" /><Relationship Type="http://schemas.openxmlformats.org/officeDocument/2006/relationships/hyperlink" Target="https://www.ibm.com/docs/en/db2/12.1.0?topic=db2-configuring-tls-self-signed-certificate" TargetMode="External" Id="rId17" /><Relationship Type="http://schemas.microsoft.com/office/2011/relationships/people" Target="people.xml" Id="rId25" /><Relationship Type="http://schemas.openxmlformats.org/officeDocument/2006/relationships/styles" Target="styles.xml" Id="rId2" /><Relationship Type="http://schemas.openxmlformats.org/officeDocument/2006/relationships/hyperlink" Target="https://www.ibm.com/docs/en/db2/12.1.0?topic=db2-configuring-tls-ca-signed-certificate" TargetMode="External" Id="rId16" /><Relationship Type="http://schemas.openxmlformats.org/officeDocument/2006/relationships/hyperlink" Target="https://www.ibm.com/docs/en/db2/12.1.0?topic=transit-keystores" TargetMode="External" Id="rId20"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hyperlink" Target="https://www.ibm.com/docs/en/db2/12.1.0?topic=transit-enabling-tls-13-in-existing-db2-environment" TargetMode="External" Id="rId11" /><Relationship Type="http://schemas.openxmlformats.org/officeDocument/2006/relationships/fontTable" Target="fontTable.xml" Id="rId24" /><Relationship Type="http://schemas.openxmlformats.org/officeDocument/2006/relationships/hyperlink" Target="https://www.ibm.com/docs/en/db2/12.1.0?topic=compliance-security-modes-in-db2" TargetMode="External" Id="rId10" /><Relationship Type="http://schemas.openxmlformats.org/officeDocument/2006/relationships/hyperlink" Target="https://www.ibm.com/docs/en/db2/12.1.0?topic=encryption-common-global-security-kit-gskit-errors" TargetMode="External" Id="rId19" /><Relationship Type="http://schemas.openxmlformats.org/officeDocument/2006/relationships/webSettings" Target="webSettings.xml" Id="rId4" /><Relationship Type="http://schemas.openxmlformats.org/officeDocument/2006/relationships/hyperlink" Target="https://www.ibm.com/docs/en/db2/12.1.0?topic=keystores-simplify-keystore-setup-using-system-keystore" TargetMode="External" Id="rId9" /><Relationship Type="http://schemas.microsoft.com/office/2020/10/relationships/intelligence" Target="intelligence2.xml" Id="rId27" /><Relationship Type="http://schemas.openxmlformats.org/officeDocument/2006/relationships/hyperlink" Target="https://www.ibm.com/docs/en/db2/12.1.0?topic=keystores-simplify-keystore-setup-using-system-keystore" TargetMode="External" Id="R9a37c47ce0ac4a5a" /><Relationship Type="http://schemas.openxmlformats.org/officeDocument/2006/relationships/hyperlink" Target="https://www.ibm.com/docs/en/db2/12.1.0?topic=encryption-data-in-transit" TargetMode="External" Id="R6bca8169b37044fc" /><Relationship Type="http://schemas.openxmlformats.org/officeDocument/2006/relationships/hyperlink" Target="https://www.ibm.com/support/pages/node/568257" TargetMode="External" Id="R0d50d0a098b34293" /><Relationship Type="http://schemas.openxmlformats.org/officeDocument/2006/relationships/hyperlink" Target="https://www.ibm.com/docs/en/db2/12.1.0?topic=encryption-global-security-kit-installation-gskit" TargetMode="External" Id="Rf3f4815f28e74b43" /><Relationship Type="http://schemas.openxmlformats.org/officeDocument/2006/relationships/hyperlink" Target="https://www.ibm.com/docs/en/db2/11.5.x?topic=keystores-creating-keystore-global-security-kit-gskit" TargetMode="External" Id="Rb33ee009dff54a54" /><Relationship Type="http://schemas.openxmlformats.org/officeDocument/2006/relationships/hyperlink" Target="https://www.ibm.com/docs/en/db2/12.1.0?topic=parameters-ssl-versions-supported-ssl-versions-server" TargetMode="External" Id="Rdbb16dbd28a24ec4" /><Relationship Type="http://schemas.openxmlformats.org/officeDocument/2006/relationships/hyperlink" Target="https://www.ibm.com/docs/en/db2/12.1.0?topic=parameters-ssl-cipherspecs-supported-cipher-specifications-server" TargetMode="External" Id="R1bb8094cbaed4af0" /><Relationship Type="http://schemas.openxmlformats.org/officeDocument/2006/relationships/hyperlink" Target="https://www.ibm.com/support/pages/gskit-versions-shipped-db2" TargetMode="External" Id="R372eed66dfde42c9" /><Relationship Type="http://schemas.openxmlformats.org/officeDocument/2006/relationships/hyperlink" Target="https://www.ibm.com/support/pages/gskit-versions-shipped-db2-security-special-builds" TargetMode="External" Id="R884428752d3a4ed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Cyrus Ng</dc:creator>
  <keywords/>
  <dc:description/>
  <lastModifiedBy>Cyrus Ng</lastModifiedBy>
  <revision>10</revision>
  <dcterms:created xsi:type="dcterms:W3CDTF">2025-10-21T21:10:00.0000000Z</dcterms:created>
  <dcterms:modified xsi:type="dcterms:W3CDTF">2025-11-07T18:57:40.6669329Z</dcterms:modified>
</coreProperties>
</file>